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17742" w14:textId="4031D927" w:rsidR="00432265" w:rsidRPr="00ED7FDE" w:rsidRDefault="00432265" w:rsidP="00432265">
      <w:pPr>
        <w:rPr>
          <w:ins w:id="0" w:author="Martynas Lukosevicius" w:date="2022-01-03T20:40:00Z"/>
          <w:rFonts w:asciiTheme="majorHAnsi" w:hAnsiTheme="majorHAnsi" w:cstheme="majorHAnsi"/>
          <w:b/>
          <w:bCs/>
          <w:sz w:val="32"/>
          <w:szCs w:val="32"/>
          <w:rPrChange w:id="1" w:author="Martynas Lukosevicius" w:date="2022-01-04T01:32:00Z">
            <w:rPr>
              <w:ins w:id="2" w:author="Martynas Lukosevicius" w:date="2022-01-03T20:40:00Z"/>
            </w:rPr>
          </w:rPrChange>
        </w:rPr>
      </w:pPr>
      <w:ins w:id="3" w:author="Martynas Lukosevicius" w:date="2022-01-03T20:40:00Z">
        <w:r w:rsidRPr="00ED7FDE">
          <w:rPr>
            <w:rFonts w:asciiTheme="majorHAnsi" w:hAnsiTheme="majorHAnsi" w:cstheme="majorHAnsi"/>
            <w:b/>
            <w:bCs/>
            <w:sz w:val="32"/>
            <w:szCs w:val="32"/>
            <w:rPrChange w:id="4" w:author="Martynas Lukosevicius" w:date="2022-01-04T01:32:00Z">
              <w:rPr/>
            </w:rPrChange>
          </w:rPr>
          <w:t xml:space="preserve">Abstract </w:t>
        </w:r>
      </w:ins>
    </w:p>
    <w:p w14:paraId="362CA5F4" w14:textId="693E1894" w:rsidR="00F93AF3" w:rsidRDefault="006C69E4" w:rsidP="006C69E4">
      <w:pPr>
        <w:rPr>
          <w:ins w:id="5" w:author="Martynas Lukosevicius" w:date="2022-01-03T21:12:00Z"/>
        </w:rPr>
      </w:pPr>
      <w:ins w:id="6" w:author="Martynas Lukosevicius" w:date="2022-01-03T20:55:00Z">
        <w:r>
          <w:t xml:space="preserve">The aim of this project is to </w:t>
        </w:r>
      </w:ins>
      <w:ins w:id="7" w:author="Martynas Lukosevicius" w:date="2022-01-03T20:58:00Z">
        <w:r>
          <w:t>evaluate if text generating language models are capable to learn the style of an author on which</w:t>
        </w:r>
      </w:ins>
      <w:ins w:id="8" w:author="Martynas Lukosevicius" w:date="2022-01-03T23:37:00Z">
        <w:r w:rsidR="00E34933">
          <w:t xml:space="preserve"> texts/speeches</w:t>
        </w:r>
      </w:ins>
      <w:ins w:id="9" w:author="Martynas Lukosevicius" w:date="2022-01-03T20:58:00Z">
        <w:r>
          <w:t xml:space="preserve"> model </w:t>
        </w:r>
      </w:ins>
      <w:ins w:id="10" w:author="Martynas Lukosevicius" w:date="2022-01-04T00:37:00Z">
        <w:r w:rsidR="00647DDF">
          <w:t>were</w:t>
        </w:r>
      </w:ins>
      <w:ins w:id="11" w:author="Martynas Lukosevicius" w:date="2022-01-03T20:58:00Z">
        <w:r>
          <w:t xml:space="preserve"> trained. To </w:t>
        </w:r>
      </w:ins>
      <w:ins w:id="12" w:author="Martynas Lukosevicius" w:date="2022-01-03T20:59:00Z">
        <w:r>
          <w:t>do this</w:t>
        </w:r>
      </w:ins>
      <w:ins w:id="13" w:author="Martynas Lukosevicius" w:date="2022-01-03T21:00:00Z">
        <w:r>
          <w:t>,</w:t>
        </w:r>
      </w:ins>
      <w:ins w:id="14" w:author="Martynas Lukosevicius" w:date="2022-01-03T20:59:00Z">
        <w:r>
          <w:t xml:space="preserve"> definition of written style is analysed</w:t>
        </w:r>
      </w:ins>
      <w:ins w:id="15" w:author="Martynas Lukosevicius" w:date="2022-01-03T21:00:00Z">
        <w:r>
          <w:t>,</w:t>
        </w:r>
      </w:ins>
      <w:ins w:id="16" w:author="Martynas Lukosevicius" w:date="2022-01-03T20:59:00Z">
        <w:r>
          <w:t xml:space="preserve"> defined the components</w:t>
        </w:r>
      </w:ins>
      <w:ins w:id="17" w:author="Martynas Lukosevicius" w:date="2022-01-03T21:05:00Z">
        <w:r w:rsidR="00F93AF3">
          <w:t xml:space="preserve">. For text generation n-gram, LSTM </w:t>
        </w:r>
      </w:ins>
      <w:ins w:id="18" w:author="Martynas Lukosevicius" w:date="2022-01-03T21:15:00Z">
        <w:r w:rsidR="00630AF0">
          <w:t>based,</w:t>
        </w:r>
      </w:ins>
      <w:ins w:id="19" w:author="Martynas Lukosevicius" w:date="2022-01-03T21:05:00Z">
        <w:r w:rsidR="00F93AF3">
          <w:t xml:space="preserve"> and GPT</w:t>
        </w:r>
      </w:ins>
      <w:ins w:id="20" w:author="Martynas Lukosevicius" w:date="2022-01-03T21:06:00Z">
        <w:r w:rsidR="00F93AF3">
          <w:t xml:space="preserve">-2 simple version language models were considered. </w:t>
        </w:r>
      </w:ins>
      <w:ins w:id="21" w:author="Martynas Lukosevicius" w:date="2022-01-03T21:07:00Z">
        <w:r w:rsidR="00602CE3">
          <w:t xml:space="preserve"> Style similarity was evaluated regarding </w:t>
        </w:r>
      </w:ins>
      <w:ins w:id="22" w:author="Martynas Lukosevicius" w:date="2022-01-04T00:35:00Z">
        <w:r w:rsidR="00647DDF">
          <w:t xml:space="preserve">quality </w:t>
        </w:r>
      </w:ins>
      <w:ins w:id="23" w:author="Martynas Lukosevicius" w:date="2022-01-03T21:07:00Z">
        <w:r w:rsidR="00602CE3">
          <w:t xml:space="preserve">using M-BLEU4 score and </w:t>
        </w:r>
      </w:ins>
      <w:ins w:id="24" w:author="Martynas Lukosevicius" w:date="2022-01-03T21:08:00Z">
        <w:r w:rsidR="00602CE3">
          <w:t>style strength using 2 trained classifiers. For first classifier</w:t>
        </w:r>
      </w:ins>
      <w:ins w:id="25" w:author="Martynas Lukosevicius" w:date="2022-01-03T21:09:00Z">
        <w:r w:rsidR="00602CE3">
          <w:t xml:space="preserve"> naïve bayes, gradient boosting, SVM and logistic regression</w:t>
        </w:r>
      </w:ins>
      <w:ins w:id="26" w:author="Martynas Lukosevicius" w:date="2022-01-03T21:10:00Z">
        <w:r w:rsidR="00602CE3">
          <w:t xml:space="preserve"> with word count vectoriz</w:t>
        </w:r>
      </w:ins>
      <w:ins w:id="27" w:author="Martynas Lukosevicius" w:date="2022-01-04T00:39:00Z">
        <w:r w:rsidR="001552BD">
          <w:t>ation</w:t>
        </w:r>
      </w:ins>
      <w:ins w:id="28" w:author="Martynas Lukosevicius" w:date="2022-01-03T21:10:00Z">
        <w:r w:rsidR="00602CE3">
          <w:t xml:space="preserve"> </w:t>
        </w:r>
      </w:ins>
      <w:ins w:id="29" w:author="Martynas Lukosevicius" w:date="2022-01-03T21:15:00Z">
        <w:r w:rsidR="00630AF0">
          <w:t>input was</w:t>
        </w:r>
      </w:ins>
      <w:ins w:id="30" w:author="Martynas Lukosevicius" w:date="2022-01-03T21:09:00Z">
        <w:r w:rsidR="00602CE3">
          <w:t xml:space="preserve"> considered. Highest accuracy was </w:t>
        </w:r>
      </w:ins>
      <w:ins w:id="31" w:author="Martynas Lukosevicius" w:date="2022-01-03T21:10:00Z">
        <w:r w:rsidR="00602CE3">
          <w:t xml:space="preserve">obtained with Naïve bayes classifier = 0.92. </w:t>
        </w:r>
      </w:ins>
      <w:ins w:id="32" w:author="Martynas Lukosevicius" w:date="2022-01-04T00:42:00Z">
        <w:r w:rsidR="001552BD">
          <w:t>The s</w:t>
        </w:r>
      </w:ins>
      <w:ins w:id="33" w:author="Martynas Lukosevicius" w:date="2022-01-03T21:10:00Z">
        <w:r w:rsidR="00602CE3">
          <w:t>e</w:t>
        </w:r>
      </w:ins>
      <w:ins w:id="34" w:author="Martynas Lukosevicius" w:date="2022-01-03T21:11:00Z">
        <w:r w:rsidR="00602CE3">
          <w:t xml:space="preserve">cond classifier is </w:t>
        </w:r>
        <w:proofErr w:type="spellStart"/>
        <w:r w:rsidR="00602CE3">
          <w:t>BiLSTM</w:t>
        </w:r>
        <w:proofErr w:type="spellEnd"/>
        <w:r w:rsidR="00602CE3">
          <w:t xml:space="preserve"> based w</w:t>
        </w:r>
      </w:ins>
      <w:ins w:id="35" w:author="Martynas Lukosevicius" w:date="2022-01-04T00:43:00Z">
        <w:r w:rsidR="001552BD">
          <w:t>here</w:t>
        </w:r>
      </w:ins>
      <w:ins w:id="36" w:author="Martynas Lukosevicius" w:date="2022-01-03T21:11:00Z">
        <w:r w:rsidR="00602CE3">
          <w:t xml:space="preserve"> </w:t>
        </w:r>
      </w:ins>
      <w:ins w:id="37" w:author="Martynas Lukosevicius" w:date="2022-01-04T00:56:00Z">
        <w:r w:rsidR="005274A7">
          <w:t>inputs are</w:t>
        </w:r>
      </w:ins>
      <w:ins w:id="38" w:author="Martynas Lukosevicius" w:date="2022-01-04T00:43:00Z">
        <w:r w:rsidR="001552BD">
          <w:t xml:space="preserve"> </w:t>
        </w:r>
      </w:ins>
      <w:ins w:id="39" w:author="Martynas Lukosevicius" w:date="2022-01-03T21:11:00Z">
        <w:r w:rsidR="00602CE3">
          <w:t>part</w:t>
        </w:r>
      </w:ins>
      <w:ins w:id="40" w:author="Martynas Lukosevicius" w:date="2022-01-04T00:42:00Z">
        <w:r w:rsidR="001552BD">
          <w:t>s</w:t>
        </w:r>
      </w:ins>
      <w:ins w:id="41" w:author="Martynas Lukosevicius" w:date="2022-01-03T21:11:00Z">
        <w:r w:rsidR="00602CE3">
          <w:t xml:space="preserve"> of speech </w:t>
        </w:r>
      </w:ins>
      <w:ins w:id="42" w:author="Martynas Lukosevicius" w:date="2022-01-04T00:43:00Z">
        <w:r w:rsidR="001552BD">
          <w:t xml:space="preserve">tags </w:t>
        </w:r>
      </w:ins>
      <w:ins w:id="43" w:author="Martynas Lukosevicius" w:date="2022-01-03T21:11:00Z">
        <w:r w:rsidR="00602CE3">
          <w:t>an</w:t>
        </w:r>
      </w:ins>
      <w:ins w:id="44" w:author="Martynas Lukosevicius" w:date="2022-01-04T00:39:00Z">
        <w:r w:rsidR="001552BD">
          <w:t>d</w:t>
        </w:r>
      </w:ins>
      <w:ins w:id="45" w:author="Martynas Lukosevicius" w:date="2022-01-03T21:11:00Z">
        <w:r w:rsidR="00602CE3">
          <w:t xml:space="preserve"> its dependencies</w:t>
        </w:r>
        <w:r w:rsidR="00630AF0">
          <w:t>, classifier obtained acc</w:t>
        </w:r>
      </w:ins>
      <w:ins w:id="46" w:author="Martynas Lukosevicius" w:date="2022-01-03T21:12:00Z">
        <w:r w:rsidR="00630AF0">
          <w:t>uracy of 0.85.</w:t>
        </w:r>
      </w:ins>
      <w:ins w:id="47" w:author="Martynas Lukosevicius" w:date="2022-01-03T21:16:00Z">
        <w:r w:rsidR="00630AF0">
          <w:t xml:space="preserve"> Using this metrics</w:t>
        </w:r>
      </w:ins>
      <w:ins w:id="48" w:author="Martynas Lukosevicius" w:date="2022-01-04T00:44:00Z">
        <w:r w:rsidR="008D13EA">
          <w:t>,</w:t>
        </w:r>
      </w:ins>
      <w:ins w:id="49" w:author="Martynas Lukosevicius" w:date="2022-01-03T21:16:00Z">
        <w:r w:rsidR="00630AF0">
          <w:t xml:space="preserve"> </w:t>
        </w:r>
      </w:ins>
      <w:ins w:id="50" w:author="Martynas Lukosevicius" w:date="2022-01-03T21:17:00Z">
        <w:r w:rsidR="009513E4">
          <w:t>language model generated text</w:t>
        </w:r>
      </w:ins>
      <w:ins w:id="51" w:author="Martynas Lukosevicius" w:date="2022-01-04T00:44:00Z">
        <w:r w:rsidR="008D13EA">
          <w:t>s</w:t>
        </w:r>
      </w:ins>
      <w:ins w:id="52" w:author="Martynas Lukosevicius" w:date="2022-01-03T21:17:00Z">
        <w:r w:rsidR="009513E4">
          <w:t xml:space="preserve"> were compared with original D. Trump rally speeches and </w:t>
        </w:r>
      </w:ins>
      <w:ins w:id="53" w:author="Martynas Lukosevicius" w:date="2022-01-03T21:18:00Z">
        <w:r w:rsidR="009513E4">
          <w:t xml:space="preserve">other politician rally speeches using Mann-Whitney U test. </w:t>
        </w:r>
      </w:ins>
      <w:ins w:id="54" w:author="Martynas Lukosevicius" w:date="2022-01-03T21:12:00Z">
        <w:r w:rsidR="00630AF0">
          <w:t xml:space="preserve"> </w:t>
        </w:r>
      </w:ins>
      <w:ins w:id="55" w:author="Martynas Lukosevicius" w:date="2022-01-03T21:18:00Z">
        <w:r w:rsidR="009513E4">
          <w:t>Results shown that with a significance of 0.05</w:t>
        </w:r>
      </w:ins>
      <w:ins w:id="56" w:author="Martynas Lukosevicius" w:date="2022-01-04T00:56:00Z">
        <w:r w:rsidR="005274A7">
          <w:t>, only</w:t>
        </w:r>
      </w:ins>
      <w:ins w:id="57" w:author="Martynas Lukosevicius" w:date="2022-01-03T21:21:00Z">
        <w:r w:rsidR="009513E4">
          <w:t xml:space="preserve"> LSTM </w:t>
        </w:r>
        <w:proofErr w:type="gramStart"/>
        <w:r w:rsidR="009513E4">
          <w:t>based</w:t>
        </w:r>
        <w:proofErr w:type="gramEnd"/>
        <w:r w:rsidR="009513E4">
          <w:t xml:space="preserve"> and GPT-2-simple language models </w:t>
        </w:r>
      </w:ins>
      <w:ins w:id="58" w:author="Martynas Lukosevicius" w:date="2022-01-04T00:55:00Z">
        <w:r w:rsidR="005274A7">
          <w:t xml:space="preserve">are </w:t>
        </w:r>
      </w:ins>
      <w:ins w:id="59" w:author="Martynas Lukosevicius" w:date="2022-01-03T21:21:00Z">
        <w:r w:rsidR="009513E4">
          <w:t>capable to generate texts which</w:t>
        </w:r>
      </w:ins>
      <w:ins w:id="60" w:author="Martynas Lukosevicius" w:date="2022-01-04T00:55:00Z">
        <w:r w:rsidR="005274A7">
          <w:t>,</w:t>
        </w:r>
      </w:ins>
      <w:ins w:id="61" w:author="Martynas Lukosevicius" w:date="2022-01-03T21:21:00Z">
        <w:r w:rsidR="009513E4">
          <w:t xml:space="preserve"> regarding style strength</w:t>
        </w:r>
      </w:ins>
      <w:ins w:id="62" w:author="Martynas Lukosevicius" w:date="2022-01-04T00:54:00Z">
        <w:r w:rsidR="005274A7">
          <w:t xml:space="preserve"> by </w:t>
        </w:r>
      </w:ins>
      <w:ins w:id="63" w:author="Martynas Lukosevicius" w:date="2022-01-04T00:56:00Z">
        <w:r w:rsidR="005274A7">
          <w:t>n</w:t>
        </w:r>
      </w:ins>
      <w:ins w:id="64" w:author="Martynas Lukosevicius" w:date="2022-01-04T00:54:00Z">
        <w:r w:rsidR="005274A7">
          <w:t>aïve bayes classifier evalu</w:t>
        </w:r>
      </w:ins>
      <w:ins w:id="65" w:author="Martynas Lukosevicius" w:date="2022-01-04T00:55:00Z">
        <w:r w:rsidR="005274A7">
          <w:t>ation,</w:t>
        </w:r>
      </w:ins>
      <w:ins w:id="66" w:author="Martynas Lukosevicius" w:date="2022-01-03T21:21:00Z">
        <w:r w:rsidR="009513E4">
          <w:t xml:space="preserve"> would be equal to the texts/speeches of an author on which language models are trained or fine-tuned.</w:t>
        </w:r>
      </w:ins>
    </w:p>
    <w:p w14:paraId="53648A27" w14:textId="3C1E82D0" w:rsidR="00432265" w:rsidRDefault="00432265">
      <w:pPr>
        <w:rPr>
          <w:ins w:id="67" w:author="Martynas Lukosevicius" w:date="2022-01-03T20:40:00Z"/>
        </w:rPr>
        <w:pPrChange w:id="68" w:author="Martynas Lukosevicius" w:date="2022-01-03T20:40:00Z">
          <w:pPr>
            <w:pStyle w:val="Heading1"/>
            <w:numPr>
              <w:numId w:val="0"/>
            </w:numPr>
            <w:ind w:left="0" w:firstLine="0"/>
          </w:pPr>
        </w:pPrChange>
      </w:pPr>
    </w:p>
    <w:p w14:paraId="21D42E10" w14:textId="0610CA67" w:rsidR="00243192" w:rsidRPr="00432265" w:rsidRDefault="00243192">
      <w:pPr>
        <w:pStyle w:val="Heading1"/>
        <w:rPr>
          <w:ins w:id="69" w:author="Martynas Lukosevicius" w:date="2022-01-03T13:28:00Z"/>
        </w:rPr>
        <w:pPrChange w:id="70" w:author="Martynas Lukosevicius" w:date="2022-01-03T20:40:00Z">
          <w:pPr/>
        </w:pPrChange>
      </w:pPr>
      <w:ins w:id="71" w:author="Martynas Lukosevicius" w:date="2022-01-03T13:28:00Z">
        <w:r w:rsidRPr="00432265">
          <w:t xml:space="preserve">Introduction </w:t>
        </w:r>
      </w:ins>
    </w:p>
    <w:p w14:paraId="2413741A" w14:textId="6DE06B06" w:rsidR="00243192" w:rsidRDefault="00543A7B">
      <w:pPr>
        <w:rPr>
          <w:ins w:id="72" w:author="Martynas Lukosevicius" w:date="2022-01-03T14:15:00Z"/>
        </w:rPr>
      </w:pPr>
      <w:ins w:id="73" w:author="Martynas Lukosevicius" w:date="2022-01-03T13:33:00Z">
        <w:r>
          <w:t xml:space="preserve">Natural language generation is one of the most active research areas in </w:t>
        </w:r>
      </w:ins>
      <w:ins w:id="74" w:author="Martynas Lukosevicius" w:date="2022-01-03T13:34:00Z">
        <w:r>
          <w:t xml:space="preserve">deep learning. It is a task to </w:t>
        </w:r>
      </w:ins>
      <w:ins w:id="75" w:author="Martynas Lukosevicius" w:date="2022-01-03T13:39:00Z">
        <w:r w:rsidR="00AC3F48">
          <w:t>train a model in such a way that given text sequence</w:t>
        </w:r>
      </w:ins>
      <w:ins w:id="76" w:author="Martynas Lukosevicius" w:date="2022-01-03T13:40:00Z">
        <w:r w:rsidR="00AC3F48">
          <w:t>,</w:t>
        </w:r>
      </w:ins>
      <w:ins w:id="77" w:author="Martynas Lukosevicius" w:date="2022-01-03T13:39:00Z">
        <w:r w:rsidR="00AC3F48">
          <w:t xml:space="preserve"> model would predi</w:t>
        </w:r>
      </w:ins>
      <w:ins w:id="78" w:author="Martynas Lukosevicius" w:date="2022-01-03T13:40:00Z">
        <w:r w:rsidR="00AC3F48">
          <w:t xml:space="preserve">ct the next word. </w:t>
        </w:r>
      </w:ins>
      <w:ins w:id="79" w:author="Martynas Lukosevicius" w:date="2022-01-03T13:39:00Z">
        <w:r w:rsidR="00AC3F48">
          <w:t xml:space="preserve"> </w:t>
        </w:r>
      </w:ins>
      <w:ins w:id="80" w:author="Martynas Lukosevicius" w:date="2022-01-03T13:47:00Z">
        <w:r w:rsidR="00472FA3">
          <w:t>With a development of deep learning algorithms</w:t>
        </w:r>
      </w:ins>
      <w:ins w:id="81" w:author="Martynas Lukosevicius" w:date="2022-01-03T13:48:00Z">
        <w:r w:rsidR="00472FA3">
          <w:t>, models can now generate more fluent and semantically meaningful text than conventional methods</w:t>
        </w:r>
      </w:ins>
      <w:customXmlInsRangeStart w:id="82" w:author="Martynas Lukosevicius" w:date="2022-01-03T14:12:00Z"/>
      <w:sdt>
        <w:sdtPr>
          <w:id w:val="-1007443790"/>
          <w:citation/>
        </w:sdtPr>
        <w:sdtEndPr/>
        <w:sdtContent>
          <w:customXmlInsRangeEnd w:id="82"/>
          <w:ins w:id="83" w:author="Martynas Lukosevicius" w:date="2022-01-03T14:12:00Z">
            <w:r w:rsidR="00925B00">
              <w:fldChar w:fldCharType="begin"/>
            </w:r>
          </w:ins>
          <w:ins w:id="84" w:author="Martynas Lukosevicius" w:date="2022-01-04T01:30:00Z">
            <w:r w:rsidR="00D94721">
              <w:instrText xml:space="preserve">CITATION SLu18 \l 2057 </w:instrText>
            </w:r>
          </w:ins>
          <w:r w:rsidR="00925B00">
            <w:fldChar w:fldCharType="separate"/>
          </w:r>
          <w:r w:rsidR="00217145">
            <w:rPr>
              <w:noProof/>
            </w:rPr>
            <w:t xml:space="preserve"> </w:t>
          </w:r>
          <w:r w:rsidR="00217145" w:rsidRPr="00217145">
            <w:rPr>
              <w:noProof/>
            </w:rPr>
            <w:t>[1]</w:t>
          </w:r>
          <w:ins w:id="85" w:author="Martynas Lukosevicius" w:date="2022-01-03T14:12:00Z">
            <w:r w:rsidR="00925B00">
              <w:fldChar w:fldCharType="end"/>
            </w:r>
          </w:ins>
          <w:customXmlInsRangeStart w:id="86" w:author="Martynas Lukosevicius" w:date="2022-01-03T14:12:00Z"/>
        </w:sdtContent>
      </w:sdt>
      <w:customXmlInsRangeEnd w:id="86"/>
      <w:ins w:id="87" w:author="Martynas Lukosevicius" w:date="2022-01-03T14:12:00Z">
        <w:r w:rsidR="00925B00">
          <w:t>.</w:t>
        </w:r>
      </w:ins>
      <w:ins w:id="88" w:author="Martynas Lukosevicius" w:date="2022-01-03T13:53:00Z">
        <w:r w:rsidR="0080293D">
          <w:t xml:space="preserve"> Current</w:t>
        </w:r>
      </w:ins>
      <w:ins w:id="89" w:author="Martynas Lukosevicius" w:date="2022-01-03T13:48:00Z">
        <w:r w:rsidR="00472FA3">
          <w:t xml:space="preserve"> </w:t>
        </w:r>
      </w:ins>
      <w:ins w:id="90" w:author="Martynas Lukosevicius" w:date="2022-01-03T13:53:00Z">
        <w:r w:rsidR="0080293D">
          <w:t>h</w:t>
        </w:r>
      </w:ins>
      <w:ins w:id="91" w:author="Martynas Lukosevicius" w:date="2022-01-03T13:52:00Z">
        <w:r w:rsidR="0080293D">
          <w:t>igh – performance text generation language models</w:t>
        </w:r>
      </w:ins>
      <w:ins w:id="92" w:author="Martynas Lukosevicius" w:date="2022-01-03T14:34:00Z">
        <w:r w:rsidR="00E33B89">
          <w:t xml:space="preserve"> </w:t>
        </w:r>
      </w:ins>
      <w:ins w:id="93" w:author="Martynas Lukosevicius" w:date="2022-01-03T14:22:00Z">
        <w:r w:rsidR="00BC301A">
          <w:t>(LM)</w:t>
        </w:r>
      </w:ins>
      <w:ins w:id="94" w:author="Martynas Lukosevicius" w:date="2022-01-03T13:52:00Z">
        <w:r w:rsidR="0080293D">
          <w:t xml:space="preserve"> </w:t>
        </w:r>
      </w:ins>
      <w:ins w:id="95" w:author="Martynas Lukosevicius" w:date="2022-01-03T13:53:00Z">
        <w:r w:rsidR="0080293D">
          <w:t>such as GPT-</w:t>
        </w:r>
      </w:ins>
      <w:ins w:id="96" w:author="Martynas Lukosevicius" w:date="2022-01-03T14:04:00Z">
        <w:r w:rsidR="008F623C">
          <w:t>2 contains</w:t>
        </w:r>
      </w:ins>
      <w:ins w:id="97" w:author="Martynas Lukosevicius" w:date="2022-01-03T13:59:00Z">
        <w:r w:rsidR="008F623C">
          <w:t xml:space="preserve"> 1.5 billion parameters and were trained on 8 million web pages</w:t>
        </w:r>
      </w:ins>
      <w:customXmlInsRangeStart w:id="98" w:author="Martynas Lukosevicius" w:date="2022-01-03T14:14:00Z"/>
      <w:sdt>
        <w:sdtPr>
          <w:id w:val="-601258906"/>
          <w:citation/>
        </w:sdtPr>
        <w:sdtEndPr/>
        <w:sdtContent>
          <w:customXmlInsRangeEnd w:id="98"/>
          <w:ins w:id="99" w:author="Martynas Lukosevicius" w:date="2022-01-03T14:14:00Z">
            <w:r w:rsidR="00925B00">
              <w:fldChar w:fldCharType="begin"/>
            </w:r>
          </w:ins>
          <w:ins w:id="100" w:author="Martynas Lukosevicius" w:date="2022-01-04T01:29:00Z">
            <w:r w:rsidR="00D94721">
              <w:instrText xml:space="preserve">CITATION Rad19 \l 2057 </w:instrText>
            </w:r>
          </w:ins>
          <w:r w:rsidR="00925B00">
            <w:fldChar w:fldCharType="separate"/>
          </w:r>
          <w:r w:rsidR="00217145">
            <w:rPr>
              <w:noProof/>
            </w:rPr>
            <w:t xml:space="preserve"> </w:t>
          </w:r>
          <w:r w:rsidR="00217145" w:rsidRPr="00217145">
            <w:rPr>
              <w:noProof/>
            </w:rPr>
            <w:t>[2]</w:t>
          </w:r>
          <w:ins w:id="101" w:author="Martynas Lukosevicius" w:date="2022-01-03T14:14:00Z">
            <w:r w:rsidR="00925B00">
              <w:fldChar w:fldCharType="end"/>
            </w:r>
          </w:ins>
          <w:customXmlInsRangeStart w:id="102" w:author="Martynas Lukosevicius" w:date="2022-01-03T14:14:00Z"/>
        </w:sdtContent>
      </w:sdt>
      <w:customXmlInsRangeEnd w:id="102"/>
      <w:ins w:id="103" w:author="Martynas Lukosevicius" w:date="2022-01-03T13:59:00Z">
        <w:r w:rsidR="008F623C">
          <w:t xml:space="preserve">. This </w:t>
        </w:r>
      </w:ins>
      <w:ins w:id="104" w:author="Martynas Lukosevicius" w:date="2022-01-03T14:00:00Z">
        <w:r w:rsidR="008F623C">
          <w:t xml:space="preserve">kind of models are hardly possible to train starting with random weights by individuals. </w:t>
        </w:r>
      </w:ins>
      <w:ins w:id="105" w:author="Martynas Lukosevicius" w:date="2022-01-03T13:48:00Z">
        <w:r w:rsidR="00472FA3">
          <w:t>However</w:t>
        </w:r>
      </w:ins>
      <w:ins w:id="106" w:author="Martynas Lukosevicius" w:date="2022-01-03T14:00:00Z">
        <w:r w:rsidR="008F623C">
          <w:t>,</w:t>
        </w:r>
      </w:ins>
      <w:ins w:id="107" w:author="Martynas Lukosevicius" w:date="2022-01-03T13:48:00Z">
        <w:r w:rsidR="00472FA3">
          <w:t xml:space="preserve"> </w:t>
        </w:r>
      </w:ins>
      <w:ins w:id="108" w:author="Martynas Lukosevicius" w:date="2022-01-03T14:01:00Z">
        <w:r w:rsidR="008F623C">
          <w:t>pretrained models are available on the internet. It is hypothe</w:t>
        </w:r>
      </w:ins>
      <w:ins w:id="109" w:author="Martynas Lukosevicius" w:date="2022-01-03T14:02:00Z">
        <w:r w:rsidR="008F623C">
          <w:t xml:space="preserve">sized that it </w:t>
        </w:r>
      </w:ins>
      <w:ins w:id="110" w:author="Martynas Lukosevicius" w:date="2022-01-03T14:03:00Z">
        <w:r w:rsidR="008F623C">
          <w:t xml:space="preserve">could be possible for non-experts to build powerful threat model to be used for fake news or </w:t>
        </w:r>
      </w:ins>
      <w:ins w:id="111" w:author="Martynas Lukosevicius" w:date="2022-01-03T14:04:00Z">
        <w:r w:rsidR="008F623C">
          <w:t>reviews generation</w:t>
        </w:r>
      </w:ins>
      <w:ins w:id="112" w:author="Martynas Lukosevicius" w:date="2022-01-03T13:49:00Z">
        <w:r w:rsidR="00472FA3">
          <w:t xml:space="preserve"> </w:t>
        </w:r>
      </w:ins>
      <w:customXmlInsRangeStart w:id="113" w:author="Martynas Lukosevicius" w:date="2022-01-03T14:09:00Z"/>
      <w:sdt>
        <w:sdtPr>
          <w:id w:val="1595272729"/>
          <w:citation/>
        </w:sdtPr>
        <w:sdtEndPr/>
        <w:sdtContent>
          <w:customXmlInsRangeEnd w:id="113"/>
          <w:ins w:id="114" w:author="Martynas Lukosevicius" w:date="2022-01-03T14:09:00Z">
            <w:r w:rsidR="000731EF">
              <w:fldChar w:fldCharType="begin"/>
            </w:r>
          </w:ins>
          <w:ins w:id="115" w:author="Martynas Lukosevicius" w:date="2022-01-04T01:24:00Z">
            <w:r w:rsidR="00D94721">
              <w:instrText xml:space="preserve">CITATION Ade20 \l 2057 </w:instrText>
            </w:r>
          </w:ins>
          <w:r w:rsidR="000731EF">
            <w:fldChar w:fldCharType="separate"/>
          </w:r>
          <w:r w:rsidR="00217145" w:rsidRPr="00217145">
            <w:rPr>
              <w:noProof/>
            </w:rPr>
            <w:t>[3]</w:t>
          </w:r>
          <w:ins w:id="116" w:author="Martynas Lukosevicius" w:date="2022-01-03T14:09:00Z">
            <w:r w:rsidR="000731EF">
              <w:fldChar w:fldCharType="end"/>
            </w:r>
          </w:ins>
          <w:customXmlInsRangeStart w:id="117" w:author="Martynas Lukosevicius" w:date="2022-01-03T14:09:00Z"/>
        </w:sdtContent>
      </w:sdt>
      <w:customXmlInsRangeEnd w:id="117"/>
      <w:ins w:id="118" w:author="Martynas Lukosevicius" w:date="2022-01-03T14:12:00Z">
        <w:r w:rsidR="00925B00">
          <w:t>.</w:t>
        </w:r>
      </w:ins>
    </w:p>
    <w:p w14:paraId="0D1D88B2" w14:textId="7B2BE96F" w:rsidR="00925B00" w:rsidRDefault="00B60D6E">
      <w:pPr>
        <w:rPr>
          <w:ins w:id="119" w:author="Martynas Lukosevicius" w:date="2022-01-03T13:28:00Z"/>
        </w:rPr>
      </w:pPr>
      <w:ins w:id="120" w:author="Martynas Lukosevicius" w:date="2022-01-03T14:17:00Z">
        <w:r>
          <w:t xml:space="preserve">In this project </w:t>
        </w:r>
      </w:ins>
      <w:ins w:id="121" w:author="Martynas Lukosevicius" w:date="2022-01-03T14:29:00Z">
        <w:r w:rsidR="005A593D">
          <w:t xml:space="preserve">it will be estimated if </w:t>
        </w:r>
      </w:ins>
      <w:ins w:id="122" w:author="Martynas Lukosevicius" w:date="2022-01-03T14:30:00Z">
        <w:r w:rsidR="005A593D">
          <w:t xml:space="preserve">text generating LM are capable to </w:t>
        </w:r>
        <w:r w:rsidR="00E33B89">
          <w:t xml:space="preserve">learn the style of an author on which </w:t>
        </w:r>
      </w:ins>
      <w:ins w:id="123" w:author="Martynas Lukosevicius" w:date="2022-01-03T14:38:00Z">
        <w:r w:rsidR="00E1284A">
          <w:t xml:space="preserve">texts/speeches </w:t>
        </w:r>
      </w:ins>
      <w:ins w:id="124" w:author="Martynas Lukosevicius" w:date="2022-01-03T14:30:00Z">
        <w:r w:rsidR="00E33B89">
          <w:t xml:space="preserve">models are trained or fine-tuned. To do this, first we define </w:t>
        </w:r>
      </w:ins>
      <w:ins w:id="125" w:author="Martynas Lukosevicius" w:date="2022-01-03T14:31:00Z">
        <w:r w:rsidR="00E33B89">
          <w:t>what is writers/</w:t>
        </w:r>
      </w:ins>
      <w:ins w:id="126" w:author="Martynas Lukosevicius" w:date="2022-01-03T14:36:00Z">
        <w:r w:rsidR="00E1284A">
          <w:t>speakers’</w:t>
        </w:r>
      </w:ins>
      <w:ins w:id="127" w:author="Martynas Lukosevicius" w:date="2022-01-03T14:31:00Z">
        <w:r w:rsidR="00E33B89">
          <w:t xml:space="preserve"> style, what are the components of the style. </w:t>
        </w:r>
      </w:ins>
      <w:ins w:id="128" w:author="Martynas Lukosevicius" w:date="2022-01-03T14:36:00Z">
        <w:r w:rsidR="00E1284A">
          <w:t>Secondly,</w:t>
        </w:r>
      </w:ins>
      <w:ins w:id="129" w:author="Martynas Lukosevicius" w:date="2022-01-03T14:31:00Z">
        <w:r w:rsidR="00E33B89">
          <w:t xml:space="preserve"> </w:t>
        </w:r>
      </w:ins>
      <w:ins w:id="130" w:author="Martynas Lukosevicius" w:date="2022-01-03T14:46:00Z">
        <w:r w:rsidR="001C4C34">
          <w:t xml:space="preserve">we review the theory of </w:t>
        </w:r>
      </w:ins>
      <w:ins w:id="131" w:author="Martynas Lukosevicius" w:date="2022-01-03T14:47:00Z">
        <w:r w:rsidR="001C4C34">
          <w:t>language models, auto-regressive text generation</w:t>
        </w:r>
      </w:ins>
      <w:ins w:id="132" w:author="Martynas Lukosevicius" w:date="2022-01-03T14:48:00Z">
        <w:r w:rsidR="001C4C34">
          <w:t xml:space="preserve"> and define LM which will be used in this project. Later we </w:t>
        </w:r>
      </w:ins>
      <w:ins w:id="133" w:author="Martynas Lukosevicius" w:date="2022-01-03T14:47:00Z">
        <w:r w:rsidR="001C4C34">
          <w:t>a</w:t>
        </w:r>
      </w:ins>
      <w:ins w:id="134" w:author="Martynas Lukosevicius" w:date="2022-01-03T14:34:00Z">
        <w:r w:rsidR="00E33B89">
          <w:t>nalyse</w:t>
        </w:r>
      </w:ins>
      <w:ins w:id="135" w:author="Martynas Lukosevicius" w:date="2022-01-03T14:32:00Z">
        <w:r w:rsidR="00E33B89">
          <w:t xml:space="preserve"> how </w:t>
        </w:r>
      </w:ins>
      <w:ins w:id="136" w:author="Martynas Lukosevicius" w:date="2022-01-03T14:34:00Z">
        <w:r w:rsidR="00E33B89">
          <w:t>automatically evaluate style, according to that,</w:t>
        </w:r>
      </w:ins>
      <w:ins w:id="137" w:author="Martynas Lukosevicius" w:date="2022-01-03T14:48:00Z">
        <w:r w:rsidR="001C4C34">
          <w:t xml:space="preserve"> define and</w:t>
        </w:r>
      </w:ins>
      <w:ins w:id="138" w:author="Martynas Lukosevicius" w:date="2022-01-03T14:34:00Z">
        <w:r w:rsidR="00E33B89">
          <w:t xml:space="preserve"> train style classifiers</w:t>
        </w:r>
      </w:ins>
      <w:ins w:id="139" w:author="Martynas Lukosevicius" w:date="2022-01-03T14:36:00Z">
        <w:r w:rsidR="00E1284A">
          <w:t>. Thirdly</w:t>
        </w:r>
      </w:ins>
      <w:ins w:id="140" w:author="Martynas Lukosevicius" w:date="2022-01-03T14:52:00Z">
        <w:r w:rsidR="000B2EA4">
          <w:t>,</w:t>
        </w:r>
      </w:ins>
      <w:ins w:id="141" w:author="Martynas Lukosevicius" w:date="2022-01-03T14:36:00Z">
        <w:r w:rsidR="00E1284A">
          <w:t xml:space="preserve"> </w:t>
        </w:r>
      </w:ins>
      <w:ins w:id="142" w:author="Martynas Lukosevicius" w:date="2022-01-03T14:52:00Z">
        <w:r w:rsidR="000B2EA4">
          <w:t>LM are trained.</w:t>
        </w:r>
      </w:ins>
      <w:ins w:id="143" w:author="Martynas Lukosevicius" w:date="2022-01-03T14:37:00Z">
        <w:r w:rsidR="00E1284A">
          <w:t xml:space="preserve"> Finally, we compare and discuss the results. </w:t>
        </w:r>
      </w:ins>
    </w:p>
    <w:p w14:paraId="0A5BEEEC" w14:textId="1F86C819" w:rsidR="000B4BED" w:rsidDel="00E1284A" w:rsidRDefault="000B4BED">
      <w:pPr>
        <w:rPr>
          <w:del w:id="144" w:author="Martynas Lukosevicius" w:date="2022-01-03T14:37:00Z"/>
        </w:rPr>
      </w:pPr>
      <w:del w:id="145" w:author="Martynas Lukosevicius" w:date="2022-01-03T14:37:00Z">
        <w:r w:rsidDel="00E1284A">
          <w:delText xml:space="preserve">Motivation: </w:delText>
        </w:r>
      </w:del>
    </w:p>
    <w:p w14:paraId="6A375466" w14:textId="641E2B44" w:rsidR="000B4BED" w:rsidDel="00E1284A" w:rsidRDefault="000B4BED">
      <w:pPr>
        <w:rPr>
          <w:del w:id="146" w:author="Martynas Lukosevicius" w:date="2022-01-03T14:37:00Z"/>
        </w:rPr>
      </w:pPr>
      <w:del w:id="147" w:author="Martynas Lukosevicius" w:date="2022-01-03T14:37:00Z">
        <w:r w:rsidDel="00E1284A">
          <w:delText>To understand the power of open</w:delText>
        </w:r>
        <w:r w:rsidR="00A96F75" w:rsidDel="00E1284A">
          <w:delText>-</w:delText>
        </w:r>
        <w:r w:rsidDel="00E1284A">
          <w:delText>text</w:delText>
        </w:r>
        <w:r w:rsidR="00A96F75" w:rsidDel="00E1284A">
          <w:delText xml:space="preserve"> </w:delText>
        </w:r>
        <w:r w:rsidDel="00E1284A">
          <w:delText>generation models, estimate how similar are</w:delText>
        </w:r>
        <w:r w:rsidR="00A96F75" w:rsidDel="00E1284A">
          <w:delText xml:space="preserve"> the</w:delText>
        </w:r>
        <w:r w:rsidR="00C12EDB" w:rsidDel="00E1284A">
          <w:delText xml:space="preserve"> style of</w:delText>
        </w:r>
        <w:r w:rsidDel="00E1284A">
          <w:delText xml:space="preserve"> generated text </w:delText>
        </w:r>
        <w:r w:rsidR="00392FCA" w:rsidDel="00E1284A">
          <w:delText>to the</w:delText>
        </w:r>
        <w:r w:rsidDel="00E1284A">
          <w:delText xml:space="preserve"> </w:delText>
        </w:r>
        <w:r w:rsidR="00C12EDB" w:rsidDel="00E1284A">
          <w:delText>reference</w:delText>
        </w:r>
        <w:r w:rsidR="00A96F75" w:rsidDel="00E1284A">
          <w:delText xml:space="preserve"> text.</w:delText>
        </w:r>
      </w:del>
    </w:p>
    <w:p w14:paraId="70F16433" w14:textId="7FF7F1BF" w:rsidR="0058499B" w:rsidDel="00886C6B" w:rsidRDefault="009E22D6">
      <w:pPr>
        <w:pStyle w:val="Heading1"/>
        <w:numPr>
          <w:ilvl w:val="0"/>
          <w:numId w:val="16"/>
        </w:numPr>
        <w:rPr>
          <w:moveFrom w:id="148" w:author="Martynas Lukosevicius" w:date="2021-12-30T12:12:00Z"/>
        </w:rPr>
        <w:pPrChange w:id="149" w:author="Martynas Lukosevicius" w:date="2021-12-30T19:39:00Z">
          <w:pPr/>
        </w:pPrChange>
      </w:pPr>
      <w:ins w:id="150" w:author="Martynas Lukosevicius" w:date="2021-12-30T19:27:00Z">
        <w:r>
          <w:t>Theory</w:t>
        </w:r>
      </w:ins>
      <w:moveFromRangeStart w:id="151" w:author="Martynas Lukosevicius" w:date="2021-12-30T12:12:00Z" w:name="move91758748"/>
      <w:moveFrom w:id="152" w:author="Martynas Lukosevicius" w:date="2021-12-30T12:12:00Z">
        <w:r w:rsidR="0058499B" w:rsidDel="00886C6B">
          <w:t>Data</w:t>
        </w:r>
      </w:moveFrom>
    </w:p>
    <w:p w14:paraId="6A7247F4" w14:textId="1C0E8AEA" w:rsidR="0058499B" w:rsidDel="00886C6B" w:rsidRDefault="0058499B">
      <w:pPr>
        <w:pStyle w:val="Heading1"/>
        <w:rPr>
          <w:moveFrom w:id="153" w:author="Martynas Lukosevicius" w:date="2021-12-30T12:12:00Z"/>
        </w:rPr>
        <w:pPrChange w:id="154" w:author="Martynas Lukosevicius" w:date="2021-12-30T19:27:00Z">
          <w:pPr>
            <w:pStyle w:val="ListParagraph"/>
            <w:numPr>
              <w:numId w:val="3"/>
            </w:numPr>
            <w:ind w:hanging="360"/>
          </w:pPr>
        </w:pPrChange>
      </w:pPr>
      <w:moveFrom w:id="155" w:author="Martynas Lukosevicius" w:date="2021-12-30T12:12:00Z">
        <w:r w:rsidDel="00886C6B">
          <w:t xml:space="preserve">Trump rally speeches – 370480 words </w:t>
        </w:r>
      </w:moveFrom>
    </w:p>
    <w:p w14:paraId="62B4ABBB" w14:textId="54181E0F" w:rsidR="0058499B" w:rsidDel="00886C6B" w:rsidRDefault="00A96F75">
      <w:pPr>
        <w:pStyle w:val="Heading1"/>
        <w:rPr>
          <w:moveFrom w:id="156" w:author="Martynas Lukosevicius" w:date="2021-12-30T12:12:00Z"/>
        </w:rPr>
        <w:pPrChange w:id="157" w:author="Martynas Lukosevicius" w:date="2021-12-30T19:27:00Z">
          <w:pPr>
            <w:pStyle w:val="ListParagraph"/>
            <w:numPr>
              <w:numId w:val="3"/>
            </w:numPr>
            <w:ind w:hanging="360"/>
          </w:pPr>
        </w:pPrChange>
      </w:pPr>
      <w:moveFrom w:id="158" w:author="Martynas Lukosevicius" w:date="2021-12-30T12:12:00Z">
        <w:r w:rsidDel="00886C6B">
          <w:t>Other</w:t>
        </w:r>
        <w:r w:rsidR="0058499B" w:rsidDel="00886C6B">
          <w:t xml:space="preserve"> speeches (Biden, Obama, Kenye, Bernie, Mike, Warren)</w:t>
        </w:r>
        <w:r w:rsidR="00935932" w:rsidDel="00886C6B">
          <w:t xml:space="preserve"> - </w:t>
        </w:r>
        <w:r w:rsidR="00935932" w:rsidRPr="00935932" w:rsidDel="00886C6B">
          <w:t>109709</w:t>
        </w:r>
      </w:moveFrom>
    </w:p>
    <w:moveFromRangeEnd w:id="151"/>
    <w:p w14:paraId="555D140B" w14:textId="25E706F5" w:rsidR="00315430" w:rsidRDefault="00315430">
      <w:pPr>
        <w:pStyle w:val="Heading1"/>
        <w:pPrChange w:id="159" w:author="Martynas Lukosevicius" w:date="2021-12-30T19:27:00Z">
          <w:pPr/>
        </w:pPrChange>
      </w:pPr>
    </w:p>
    <w:p w14:paraId="42C1F940" w14:textId="28C38E19" w:rsidR="00650465" w:rsidRPr="00650465" w:rsidRDefault="00A10DF0">
      <w:pPr>
        <w:pStyle w:val="Heading2"/>
        <w:pPrChange w:id="160" w:author="Martynas Lukosevicius" w:date="2022-01-03T16:07:00Z">
          <w:pPr/>
        </w:pPrChange>
      </w:pPr>
      <w:r>
        <w:t>What is</w:t>
      </w:r>
      <w:r w:rsidR="000628A9">
        <w:t xml:space="preserve"> s</w:t>
      </w:r>
      <w:r>
        <w:t xml:space="preserve">tyle: </w:t>
      </w:r>
    </w:p>
    <w:p w14:paraId="3A794728" w14:textId="49E1E264" w:rsidR="00A10DF0" w:rsidRDefault="00F91F1A" w:rsidP="004238C2">
      <w:r>
        <w:t>Elaine Danielson Fowler p</w:t>
      </w:r>
      <w:r w:rsidR="00085052">
        <w:t xml:space="preserve">rovides </w:t>
      </w:r>
      <w:r>
        <w:t>4 definitions of style</w:t>
      </w:r>
      <w:customXmlInsRangeStart w:id="161" w:author="Martynas Lukosevicius" w:date="2022-01-03T16:02:00Z"/>
      <w:sdt>
        <w:sdtPr>
          <w:id w:val="592060670"/>
          <w:citation/>
        </w:sdtPr>
        <w:sdtEndPr/>
        <w:sdtContent>
          <w:customXmlInsRangeEnd w:id="161"/>
          <w:ins w:id="162" w:author="Martynas Lukosevicius" w:date="2022-01-03T16:02:00Z">
            <w:r w:rsidR="00650465">
              <w:fldChar w:fldCharType="begin"/>
            </w:r>
            <w:r w:rsidR="00650465">
              <w:instrText xml:space="preserve"> CITATION Fow99 \l 2057 </w:instrText>
            </w:r>
          </w:ins>
          <w:r w:rsidR="00650465">
            <w:fldChar w:fldCharType="separate"/>
          </w:r>
          <w:r w:rsidR="00217145">
            <w:rPr>
              <w:noProof/>
            </w:rPr>
            <w:t xml:space="preserve"> </w:t>
          </w:r>
          <w:r w:rsidR="00217145" w:rsidRPr="00217145">
            <w:rPr>
              <w:noProof/>
            </w:rPr>
            <w:t>[4]</w:t>
          </w:r>
          <w:ins w:id="163" w:author="Martynas Lukosevicius" w:date="2022-01-03T16:02:00Z">
            <w:r w:rsidR="00650465">
              <w:fldChar w:fldCharType="end"/>
            </w:r>
          </w:ins>
          <w:customXmlInsRangeStart w:id="164" w:author="Martynas Lukosevicius" w:date="2022-01-03T16:02:00Z"/>
        </w:sdtContent>
      </w:sdt>
      <w:customXmlInsRangeEnd w:id="164"/>
      <w:r>
        <w:t xml:space="preserve">: </w:t>
      </w:r>
    </w:p>
    <w:p w14:paraId="624AFE22" w14:textId="56881B23" w:rsidR="00F91F1A" w:rsidRDefault="00F91F1A" w:rsidP="00F91F1A">
      <w:pPr>
        <w:pStyle w:val="ListParagraph"/>
        <w:numPr>
          <w:ilvl w:val="0"/>
          <w:numId w:val="7"/>
        </w:numPr>
      </w:pPr>
      <w:r>
        <w:t>“</w:t>
      </w:r>
      <w:r w:rsidR="000628A9">
        <w:t>Style</w:t>
      </w:r>
      <w:r>
        <w:t xml:space="preserve"> is the total effect of a writer's decisions--his choice of words and sentence structures, his selection of details, images and rhetorical patterns”</w:t>
      </w:r>
    </w:p>
    <w:p w14:paraId="36A90B42" w14:textId="623A3D94" w:rsidR="00F91F1A" w:rsidRDefault="00F91F1A" w:rsidP="00F91F1A">
      <w:pPr>
        <w:pStyle w:val="ListParagraph"/>
        <w:numPr>
          <w:ilvl w:val="0"/>
          <w:numId w:val="7"/>
        </w:numPr>
      </w:pPr>
      <w:r>
        <w:t>“Style is the way something is put, and people who put things well are said to have "a way with words"”</w:t>
      </w:r>
    </w:p>
    <w:p w14:paraId="6F593A58" w14:textId="1E58F33E" w:rsidR="00F91F1A" w:rsidRDefault="00F91F1A" w:rsidP="00F91F1A">
      <w:pPr>
        <w:pStyle w:val="ListParagraph"/>
        <w:numPr>
          <w:ilvl w:val="0"/>
          <w:numId w:val="7"/>
        </w:numPr>
      </w:pPr>
      <w:r>
        <w:t>“writer's style is the sound of a voice on the page.”</w:t>
      </w:r>
    </w:p>
    <w:p w14:paraId="55786345" w14:textId="3DB0811D" w:rsidR="00F91F1A" w:rsidRDefault="00F91F1A" w:rsidP="00F91F1A">
      <w:pPr>
        <w:pStyle w:val="ListParagraph"/>
        <w:numPr>
          <w:ilvl w:val="0"/>
          <w:numId w:val="7"/>
        </w:numPr>
      </w:pPr>
      <w:r>
        <w:t>“An author's stye refers to how an author says something rather than what the author says”</w:t>
      </w:r>
    </w:p>
    <w:p w14:paraId="37560B07" w14:textId="49460BB1" w:rsidR="00F91F1A" w:rsidRDefault="00035103" w:rsidP="00F91F1A">
      <w:r>
        <w:lastRenderedPageBreak/>
        <w:t>From these definitions we can extract main components</w:t>
      </w:r>
      <w:ins w:id="165" w:author="Martynas Lukosevicius" w:date="2022-01-03T16:11:00Z">
        <w:r w:rsidR="0026530F">
          <w:t xml:space="preserve"> of style</w:t>
        </w:r>
      </w:ins>
      <w:r>
        <w:t xml:space="preserve">, which would be: </w:t>
      </w:r>
    </w:p>
    <w:p w14:paraId="22DDD13C" w14:textId="299C5610" w:rsidR="00035103" w:rsidRDefault="00035103" w:rsidP="0063328C">
      <w:pPr>
        <w:pStyle w:val="ListParagraph"/>
        <w:numPr>
          <w:ilvl w:val="0"/>
          <w:numId w:val="8"/>
        </w:numPr>
      </w:pPr>
      <w:r>
        <w:t xml:space="preserve">Word choices </w:t>
      </w:r>
    </w:p>
    <w:p w14:paraId="1412A2F9" w14:textId="324A81AC" w:rsidR="00035103" w:rsidRDefault="00035103" w:rsidP="0063328C">
      <w:pPr>
        <w:pStyle w:val="ListParagraph"/>
        <w:numPr>
          <w:ilvl w:val="0"/>
          <w:numId w:val="8"/>
        </w:numPr>
      </w:pPr>
      <w:r>
        <w:t xml:space="preserve">Sentence structure </w:t>
      </w:r>
      <w:r w:rsidR="00EF1E7A">
        <w:t xml:space="preserve">– usually it depends on a language, but </w:t>
      </w:r>
      <w:r w:rsidR="0063328C">
        <w:t>users</w:t>
      </w:r>
      <w:r w:rsidR="00EF1E7A">
        <w:t xml:space="preserve"> </w:t>
      </w:r>
      <w:r w:rsidR="000628A9">
        <w:t>personalize</w:t>
      </w:r>
      <w:r w:rsidR="00EF1E7A">
        <w:t xml:space="preserve"> it by making shorter or longer sentences, orders of part of speech etc. </w:t>
      </w:r>
    </w:p>
    <w:p w14:paraId="50929211" w14:textId="5904BDEE" w:rsidR="000B3829" w:rsidRDefault="00035103" w:rsidP="0026530F">
      <w:pPr>
        <w:pStyle w:val="ListParagraph"/>
        <w:numPr>
          <w:ilvl w:val="0"/>
          <w:numId w:val="8"/>
        </w:numPr>
        <w:rPr>
          <w:ins w:id="166" w:author="Martynas Lukosevicius" w:date="2022-01-03T16:11:00Z"/>
        </w:rPr>
      </w:pPr>
      <w:r>
        <w:t xml:space="preserve">Imagery – it is elements such as simile, metaphor, personifications </w:t>
      </w:r>
      <w:r w:rsidR="000628A9">
        <w:t>etc.</w:t>
      </w:r>
      <w:r>
        <w:t xml:space="preserve"> </w:t>
      </w:r>
    </w:p>
    <w:p w14:paraId="25F73F82" w14:textId="576EEC2D" w:rsidR="0026530F" w:rsidRDefault="0026530F">
      <w:pPr>
        <w:pPrChange w:id="167" w:author="Martynas Lukosevicius" w:date="2022-01-03T16:11:00Z">
          <w:pPr>
            <w:pStyle w:val="ListParagraph"/>
            <w:numPr>
              <w:numId w:val="8"/>
            </w:numPr>
            <w:ind w:hanging="360"/>
          </w:pPr>
        </w:pPrChange>
      </w:pPr>
      <w:ins w:id="168" w:author="Martynas Lukosevicius" w:date="2022-01-03T16:14:00Z">
        <w:r w:rsidRPr="00ED7FDE">
          <w:t xml:space="preserve">In this project only word choices and sentence </w:t>
        </w:r>
      </w:ins>
      <w:ins w:id="169" w:author="Martynas Lukosevicius" w:date="2022-01-03T16:15:00Z">
        <w:r w:rsidRPr="00ED7FDE">
          <w:t>structure will be evaluated as there are no automatic evaluation method to estimate imagery part of a style.</w:t>
        </w:r>
        <w:r>
          <w:t xml:space="preserve"> </w:t>
        </w:r>
      </w:ins>
    </w:p>
    <w:p w14:paraId="4BC02A20" w14:textId="5D22D2E8" w:rsidR="00085052" w:rsidRDefault="00085052" w:rsidP="004238C2"/>
    <w:p w14:paraId="1C02021F" w14:textId="16A1779A" w:rsidR="0018057E" w:rsidRDefault="00214D30">
      <w:pPr>
        <w:pStyle w:val="Heading2"/>
        <w:pPrChange w:id="170" w:author="Martynas Lukosevicius" w:date="2021-12-30T19:27:00Z">
          <w:pPr/>
        </w:pPrChange>
      </w:pPr>
      <w:r>
        <w:t xml:space="preserve">Language models </w:t>
      </w:r>
    </w:p>
    <w:p w14:paraId="5A61E0C0" w14:textId="54C56D60" w:rsidR="00214D30" w:rsidDel="0075014F" w:rsidRDefault="00214D30">
      <w:pPr>
        <w:ind w:firstLine="720"/>
        <w:rPr>
          <w:del w:id="171" w:author="Martynas Lukosevicius" w:date="2021-12-30T19:45:00Z"/>
        </w:rPr>
        <w:pPrChange w:id="172" w:author="Martynas Lukosevicius" w:date="2021-12-30T16:40:00Z">
          <w:pPr/>
        </w:pPrChange>
      </w:pPr>
      <w:r>
        <w:t xml:space="preserve">Statistical language model is a model which computes the probability distribution over the sequence of tokens </w:t>
      </w:r>
      <m:oMath>
        <m:sSub>
          <m:sSubPr>
            <m:ctrlPr>
              <w:rPr>
                <w:rFonts w:ascii="Cambria Math" w:hAnsi="Cambria Math"/>
                <w:i/>
              </w:rPr>
            </m:ctrlPr>
          </m:sSubPr>
          <m:e>
            <m:r>
              <w:rPr>
                <w:rFonts w:ascii="Cambria Math" w:hAnsi="Cambria Math"/>
              </w:rPr>
              <m:t>w</m:t>
            </m:r>
          </m:e>
          <m:sub>
            <m:r>
              <w:rPr>
                <w:rFonts w:ascii="Cambria Math" w:hAnsi="Cambria Math"/>
              </w:rPr>
              <m:t>i</m:t>
            </m:r>
          </m:sub>
        </m:sSub>
      </m:oMath>
      <w:ins w:id="173" w:author="Martynas Lukosevicius" w:date="2022-01-03T16:21:00Z">
        <w:r w:rsidR="000D079D">
          <w:rPr>
            <w:rFonts w:eastAsiaTheme="minorEastAsia"/>
          </w:rPr>
          <w:t xml:space="preserve"> (</w:t>
        </w:r>
        <w:r w:rsidR="00934D2A">
          <w:rPr>
            <w:rFonts w:eastAsiaTheme="minorEastAsia"/>
          </w:rPr>
          <w:fldChar w:fldCharType="begin"/>
        </w:r>
      </w:ins>
      <m:oMath>
        <m:r>
          <w:ins w:id="174" w:author="Martynas Lukosevicius" w:date="2022-01-03T16:21:00Z">
            <m:rPr>
              <m:sty m:val="p"/>
            </m:rPr>
            <w:rPr>
              <w:rFonts w:ascii="Cambria Math" w:hAnsi="Cambria Math"/>
            </w:rPr>
            <m:t xml:space="preserve"> REF _Ref92119277 </m:t>
          </w:ins>
        </m:r>
      </m:oMath>
      <w:r w:rsidR="00934D2A">
        <w:rPr>
          <w:rFonts w:eastAsiaTheme="minorEastAsia"/>
        </w:rPr>
        <w:fldChar w:fldCharType="separate"/>
      </w:r>
      <w:ins w:id="175" w:author="Martynas Lukosevicius" w:date="2022-01-03T16:21:00Z">
        <w:r w:rsidR="00934D2A">
          <w:t xml:space="preserve">Equation </w:t>
        </w:r>
        <w:r w:rsidR="00934D2A">
          <w:rPr>
            <w:noProof/>
          </w:rPr>
          <w:t>1</w:t>
        </w:r>
        <w:r w:rsidR="00934D2A">
          <w:rPr>
            <w:rFonts w:eastAsiaTheme="minorEastAsia"/>
          </w:rPr>
          <w:fldChar w:fldCharType="end"/>
        </w:r>
        <w:r w:rsidR="000D079D">
          <w:rPr>
            <w:rFonts w:eastAsiaTheme="minorEastAsia"/>
          </w:rPr>
          <w:t>)</w:t>
        </w:r>
      </w:ins>
      <w:ins w:id="176" w:author="Martynas Lukosevicius" w:date="2022-01-03T16:18:00Z">
        <w:r w:rsidR="00934D2A">
          <w:rPr>
            <w:rFonts w:eastAsiaTheme="minorEastAsia"/>
          </w:rPr>
          <w:t>,</w:t>
        </w:r>
      </w:ins>
      <w:r>
        <w:t xml:space="preserve"> where each token is a word or a part of word from a vocabulary. </w:t>
      </w:r>
    </w:p>
    <w:p w14:paraId="4B760797" w14:textId="336AD0DF" w:rsidR="00214D30" w:rsidRPr="00885072" w:rsidRDefault="00214D30">
      <w:pPr>
        <w:keepNext/>
        <w:ind w:firstLine="720"/>
        <w:rPr>
          <w:ins w:id="177" w:author="Martynas Lukosevicius" w:date="2021-12-30T16:36:00Z"/>
          <w:rFonts w:eastAsiaTheme="minorEastAsia"/>
        </w:rPr>
        <w:pPrChange w:id="178" w:author="Martynas Lukosevicius" w:date="2022-01-03T16:18:00Z">
          <w:pPr>
            <w:jc w:val="center"/>
          </w:pPr>
        </w:pPrChange>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m:oMathPara>
    </w:p>
    <w:p w14:paraId="016F9D72" w14:textId="5E2EE741" w:rsidR="00934D2A" w:rsidRDefault="00934D2A">
      <w:pPr>
        <w:pStyle w:val="Caption"/>
        <w:jc w:val="center"/>
        <w:rPr>
          <w:ins w:id="179" w:author="Martynas Lukosevicius" w:date="2022-01-03T16:18:00Z"/>
        </w:rPr>
        <w:pPrChange w:id="180" w:author="Martynas Lukosevicius" w:date="2022-01-03T16:18:00Z">
          <w:pPr>
            <w:pStyle w:val="Caption"/>
          </w:pPr>
        </w:pPrChange>
      </w:pPr>
      <w:bookmarkStart w:id="181" w:name="_Ref92119277"/>
      <w:ins w:id="182" w:author="Martynas Lukosevicius" w:date="2022-01-03T16:18:00Z">
        <w:r>
          <w:t xml:space="preserve">Equation </w:t>
        </w:r>
        <w:r>
          <w:fldChar w:fldCharType="begin"/>
        </w:r>
        <w:r>
          <w:instrText xml:space="preserve"> SEQ Equation \* ARABIC </w:instrText>
        </w:r>
      </w:ins>
      <w:r>
        <w:fldChar w:fldCharType="separate"/>
      </w:r>
      <w:ins w:id="183" w:author="Martynas Lukosevicius" w:date="2022-01-03T18:11:00Z">
        <w:r w:rsidR="00B52B4B">
          <w:rPr>
            <w:noProof/>
          </w:rPr>
          <w:t>1</w:t>
        </w:r>
      </w:ins>
      <w:ins w:id="184" w:author="Martynas Lukosevicius" w:date="2022-01-03T16:18:00Z">
        <w:r>
          <w:fldChar w:fldCharType="end"/>
        </w:r>
      </w:ins>
      <w:bookmarkEnd w:id="181"/>
      <w:ins w:id="185" w:author="Martynas Lukosevicius" w:date="2022-01-03T16:21:00Z">
        <w:r w:rsidR="000D079D">
          <w:t>.</w:t>
        </w:r>
      </w:ins>
      <w:ins w:id="186" w:author="Martynas Lukosevicius" w:date="2022-01-03T16:18:00Z">
        <w:r>
          <w:t xml:space="preserve"> Probability distribution of language model</w:t>
        </w:r>
      </w:ins>
    </w:p>
    <w:p w14:paraId="5CFC77D8" w14:textId="3E8CABEA" w:rsidR="00885072" w:rsidRPr="00CE38D4" w:rsidDel="000D079D" w:rsidRDefault="00885072">
      <w:pPr>
        <w:ind w:firstLine="720"/>
        <w:rPr>
          <w:del w:id="187" w:author="Martynas Lukosevicius" w:date="2022-01-03T16:21:00Z"/>
          <w:rFonts w:eastAsiaTheme="minorEastAsia"/>
        </w:rPr>
        <w:pPrChange w:id="188" w:author="Martynas Lukosevicius" w:date="2021-12-30T16:40:00Z">
          <w:pPr>
            <w:jc w:val="center"/>
          </w:pPr>
        </w:pPrChange>
      </w:pPr>
      <w:ins w:id="189" w:author="Martynas Lukosevicius" w:date="2021-12-30T16:37:00Z">
        <w:r>
          <w:rPr>
            <w:rFonts w:eastAsiaTheme="minorEastAsia"/>
          </w:rPr>
          <w:t xml:space="preserve">Language models are trained on a corpus of tokens W. </w:t>
        </w:r>
      </w:ins>
      <w:ins w:id="190" w:author="Martynas Lukosevicius" w:date="2021-12-30T16:38:00Z">
        <w:r>
          <w:rPr>
            <w:rFonts w:eastAsiaTheme="minorEastAsia"/>
          </w:rPr>
          <w:t>The standard language modelling objective is to maximize likelihood</w:t>
        </w:r>
      </w:ins>
      <w:ins w:id="191" w:author="Martynas Lukosevicius" w:date="2021-12-30T16:40:00Z">
        <w:r>
          <w:rPr>
            <w:rFonts w:eastAsiaTheme="minorEastAsia"/>
          </w:rPr>
          <w:t xml:space="preserve"> </w:t>
        </w:r>
      </w:ins>
      <m:oMath>
        <m:r>
          <w:ins w:id="192" w:author="Martynas Lukosevicius" w:date="2021-12-30T16:38:00Z">
            <w:rPr>
              <w:rFonts w:ascii="Cambria Math" w:eastAsiaTheme="minorEastAsia" w:hAnsi="Cambria Math"/>
            </w:rPr>
            <m:t>L</m:t>
          </w:ins>
        </m:r>
        <m:d>
          <m:dPr>
            <m:ctrlPr>
              <w:ins w:id="193" w:author="Martynas Lukosevicius" w:date="2021-12-30T16:38:00Z">
                <w:rPr>
                  <w:rFonts w:ascii="Cambria Math" w:eastAsiaTheme="minorEastAsia" w:hAnsi="Cambria Math"/>
                  <w:i/>
                </w:rPr>
              </w:ins>
            </m:ctrlPr>
          </m:dPr>
          <m:e>
            <m:r>
              <w:ins w:id="194" w:author="Martynas Lukosevicius" w:date="2021-12-30T16:38:00Z">
                <w:rPr>
                  <w:rFonts w:ascii="Cambria Math" w:eastAsiaTheme="minorEastAsia" w:hAnsi="Cambria Math"/>
                </w:rPr>
                <m:t>W</m:t>
              </w:ins>
            </m:r>
          </m:e>
        </m:d>
        <m:r>
          <w:ins w:id="195" w:author="Martynas Lukosevicius" w:date="2021-12-30T16:38:00Z">
            <w:rPr>
              <w:rFonts w:ascii="Cambria Math" w:eastAsiaTheme="minorEastAsia" w:hAnsi="Cambria Math"/>
            </w:rPr>
            <m:t>=</m:t>
          </w:ins>
        </m:r>
        <m:nary>
          <m:naryPr>
            <m:chr m:val="∑"/>
            <m:supHide m:val="1"/>
            <m:ctrlPr>
              <w:rPr>
                <w:rFonts w:ascii="Cambria Math" w:eastAsiaTheme="minorEastAsia" w:hAnsi="Cambria Math"/>
              </w:rPr>
            </m:ctrlPr>
          </m:naryPr>
          <m:sub>
            <m:r>
              <w:ins w:id="196" w:author="Martynas Lukosevicius" w:date="2021-12-30T16:39:00Z">
                <w:rPr>
                  <w:rFonts w:ascii="Cambria Math" w:eastAsiaTheme="minorEastAsia" w:hAnsi="Cambria Math"/>
                </w:rPr>
                <m:t>i</m:t>
              </w:ins>
            </m:r>
            <m:ctrlPr>
              <w:rPr>
                <w:rFonts w:ascii="Cambria Math" w:eastAsiaTheme="minorEastAsia" w:hAnsi="Cambria Math"/>
                <w:i/>
              </w:rPr>
            </m:ctrlPr>
          </m:sub>
          <m:sup>
            <m:ctrlPr>
              <w:rPr>
                <w:rFonts w:ascii="Cambria Math" w:eastAsiaTheme="minorEastAsia" w:hAnsi="Cambria Math"/>
                <w:i/>
              </w:rPr>
            </m:ctrlPr>
          </m:sup>
          <m:e>
            <m:r>
              <w:ins w:id="197" w:author="Martynas Lukosevicius" w:date="2021-12-30T16:39:00Z">
                <w:rPr>
                  <w:rFonts w:ascii="Cambria Math" w:eastAsiaTheme="minorEastAsia" w:hAnsi="Cambria Math"/>
                </w:rPr>
                <m:t>P</m:t>
              </w:ins>
            </m:r>
            <m:d>
              <m:dPr>
                <m:ctrlPr>
                  <w:ins w:id="198" w:author="Martynas Lukosevicius" w:date="2021-12-30T16:39:00Z">
                    <w:rPr>
                      <w:rFonts w:ascii="Cambria Math" w:eastAsiaTheme="minorEastAsia" w:hAnsi="Cambria Math"/>
                      <w:i/>
                    </w:rPr>
                  </w:ins>
                </m:ctrlPr>
              </m:dPr>
              <m:e>
                <m:sSub>
                  <m:sSubPr>
                    <m:ctrlPr>
                      <w:ins w:id="199" w:author="Martynas Lukosevicius" w:date="2021-12-30T16:39:00Z">
                        <w:rPr>
                          <w:rFonts w:ascii="Cambria Math" w:eastAsiaTheme="minorEastAsia" w:hAnsi="Cambria Math"/>
                          <w:i/>
                        </w:rPr>
                      </w:ins>
                    </m:ctrlPr>
                  </m:sSubPr>
                  <m:e>
                    <m:r>
                      <w:ins w:id="200" w:author="Martynas Lukosevicius" w:date="2021-12-30T16:39:00Z">
                        <w:rPr>
                          <w:rFonts w:ascii="Cambria Math" w:eastAsiaTheme="minorEastAsia" w:hAnsi="Cambria Math"/>
                        </w:rPr>
                        <m:t>w</m:t>
                      </w:ins>
                    </m:r>
                  </m:e>
                  <m:sub>
                    <m:r>
                      <w:ins w:id="201" w:author="Martynas Lukosevicius" w:date="2021-12-30T16:39:00Z">
                        <w:rPr>
                          <w:rFonts w:ascii="Cambria Math" w:eastAsiaTheme="minorEastAsia" w:hAnsi="Cambria Math"/>
                        </w:rPr>
                        <m:t>i</m:t>
                      </w:ins>
                    </m:r>
                  </m:sub>
                </m:sSub>
              </m:e>
              <m:e>
                <m:sSub>
                  <m:sSubPr>
                    <m:ctrlPr>
                      <w:ins w:id="202" w:author="Martynas Lukosevicius" w:date="2021-12-30T16:39:00Z">
                        <w:rPr>
                          <w:rFonts w:ascii="Cambria Math" w:eastAsiaTheme="minorEastAsia" w:hAnsi="Cambria Math"/>
                          <w:i/>
                        </w:rPr>
                      </w:ins>
                    </m:ctrlPr>
                  </m:sSubPr>
                  <m:e>
                    <m:r>
                      <w:ins w:id="203" w:author="Martynas Lukosevicius" w:date="2021-12-30T16:39:00Z">
                        <w:rPr>
                          <w:rFonts w:ascii="Cambria Math" w:eastAsiaTheme="minorEastAsia" w:hAnsi="Cambria Math"/>
                        </w:rPr>
                        <m:t>w</m:t>
                      </w:ins>
                    </m:r>
                  </m:e>
                  <m:sub>
                    <m:r>
                      <w:ins w:id="204" w:author="Martynas Lukosevicius" w:date="2021-12-30T16:39:00Z">
                        <w:rPr>
                          <w:rFonts w:ascii="Cambria Math" w:eastAsiaTheme="minorEastAsia" w:hAnsi="Cambria Math"/>
                        </w:rPr>
                        <m:t>i-k</m:t>
                      </w:ins>
                    </m:r>
                  </m:sub>
                </m:sSub>
                <m:r>
                  <w:ins w:id="205" w:author="Martynas Lukosevicius" w:date="2021-12-30T16:39:00Z">
                    <w:rPr>
                      <w:rFonts w:ascii="Cambria Math" w:eastAsiaTheme="minorEastAsia" w:hAnsi="Cambria Math"/>
                    </w:rPr>
                    <m:t>,…,</m:t>
                  </w:ins>
                </m:r>
                <m:sSub>
                  <m:sSubPr>
                    <m:ctrlPr>
                      <w:ins w:id="206" w:author="Martynas Lukosevicius" w:date="2021-12-30T16:39:00Z">
                        <w:rPr>
                          <w:rFonts w:ascii="Cambria Math" w:eastAsiaTheme="minorEastAsia" w:hAnsi="Cambria Math"/>
                          <w:i/>
                        </w:rPr>
                      </w:ins>
                    </m:ctrlPr>
                  </m:sSubPr>
                  <m:e>
                    <m:r>
                      <w:ins w:id="207" w:author="Martynas Lukosevicius" w:date="2021-12-30T16:39:00Z">
                        <w:rPr>
                          <w:rFonts w:ascii="Cambria Math" w:eastAsiaTheme="minorEastAsia" w:hAnsi="Cambria Math"/>
                        </w:rPr>
                        <m:t>w</m:t>
                      </w:ins>
                    </m:r>
                  </m:e>
                  <m:sub>
                    <m:r>
                      <w:ins w:id="208" w:author="Martynas Lukosevicius" w:date="2021-12-30T16:39:00Z">
                        <w:rPr>
                          <w:rFonts w:ascii="Cambria Math" w:eastAsiaTheme="minorEastAsia" w:hAnsi="Cambria Math"/>
                        </w:rPr>
                        <m:t>i-1</m:t>
                      </w:ins>
                    </m:r>
                  </m:sub>
                </m:sSub>
              </m:e>
            </m:d>
            <m:ctrlPr>
              <w:rPr>
                <w:rFonts w:ascii="Cambria Math" w:eastAsiaTheme="minorEastAsia" w:hAnsi="Cambria Math"/>
                <w:i/>
              </w:rPr>
            </m:ctrlPr>
          </m:e>
        </m:nary>
      </m:oMath>
      <w:ins w:id="209" w:author="Martynas Lukosevicius" w:date="2021-12-30T16:40:00Z">
        <w:r>
          <w:rPr>
            <w:rFonts w:eastAsiaTheme="minorEastAsia"/>
          </w:rPr>
          <w:t xml:space="preserve">, where k is a size of the context window. </w:t>
        </w:r>
      </w:ins>
    </w:p>
    <w:p w14:paraId="681A8B66" w14:textId="5AFF125A" w:rsidR="00CE38D4" w:rsidRDefault="00CE38D4">
      <w:pPr>
        <w:ind w:firstLine="720"/>
        <w:rPr>
          <w:rFonts w:eastAsiaTheme="minorEastAsia"/>
        </w:rPr>
        <w:pPrChange w:id="210" w:author="Martynas Lukosevicius" w:date="2022-01-03T16:21:00Z">
          <w:pPr/>
        </w:pPrChange>
      </w:pPr>
      <w:r>
        <w:rPr>
          <w:rFonts w:eastAsiaTheme="minorEastAsia"/>
        </w:rPr>
        <w:t>In text generation task language model can be used to compute the conditional probability of the next word</w:t>
      </w:r>
      <w:ins w:id="211" w:author="Martynas Lukosevicius" w:date="2022-01-03T16:23:00Z">
        <w:r w:rsidR="000D079D">
          <w:rPr>
            <w:rFonts w:eastAsiaTheme="minorEastAsia"/>
          </w:rPr>
          <w:t xml:space="preserve"> </w:t>
        </w:r>
      </w:ins>
      <w:ins w:id="212" w:author="Martynas Lukosevicius" w:date="2022-01-03T16:24:00Z">
        <w:r w:rsidR="000D079D">
          <w:rPr>
            <w:rFonts w:eastAsiaTheme="minorEastAsia"/>
          </w:rPr>
          <w:t>(</w:t>
        </w:r>
        <w:r w:rsidR="000D079D">
          <w:rPr>
            <w:rFonts w:eastAsiaTheme="minorEastAsia"/>
          </w:rPr>
          <w:fldChar w:fldCharType="begin"/>
        </w:r>
        <w:r w:rsidR="000D079D">
          <w:rPr>
            <w:rFonts w:eastAsiaTheme="minorEastAsia"/>
          </w:rPr>
          <w:instrText xml:space="preserve"> REF _Ref92119467 </w:instrText>
        </w:r>
      </w:ins>
      <w:r w:rsidR="000D079D">
        <w:rPr>
          <w:rFonts w:eastAsiaTheme="minorEastAsia"/>
        </w:rPr>
        <w:fldChar w:fldCharType="separate"/>
      </w:r>
      <w:ins w:id="213" w:author="Martynas Lukosevicius" w:date="2022-01-03T16:24:00Z">
        <w:r w:rsidR="000D079D">
          <w:t xml:space="preserve">Equation </w:t>
        </w:r>
        <w:r w:rsidR="000D079D">
          <w:rPr>
            <w:noProof/>
          </w:rPr>
          <w:t>2</w:t>
        </w:r>
        <w:r w:rsidR="000D079D">
          <w:rPr>
            <w:rFonts w:eastAsiaTheme="minorEastAsia"/>
          </w:rPr>
          <w:fldChar w:fldCharType="end"/>
        </w:r>
        <w:r w:rsidR="000D079D">
          <w:rPr>
            <w:rFonts w:eastAsiaTheme="minorEastAsia"/>
          </w:rPr>
          <w:t>)</w:t>
        </w:r>
      </w:ins>
      <w:r>
        <w:rPr>
          <w:rFonts w:eastAsiaTheme="minorEastAsia"/>
        </w:rPr>
        <w:t xml:space="preserve">. </w:t>
      </w:r>
    </w:p>
    <w:p w14:paraId="7BB3408B" w14:textId="4E28FBA5" w:rsidR="00CE38D4" w:rsidRPr="00CE38D4" w:rsidRDefault="00CE38D4">
      <w:pPr>
        <w:keepNext/>
        <w:jc w:val="center"/>
        <w:rPr>
          <w:rFonts w:eastAsiaTheme="minorEastAsia"/>
        </w:rPr>
        <w:pPrChange w:id="214" w:author="Martynas Lukosevicius" w:date="2022-01-03T16:23:00Z">
          <w:pPr>
            <w:jc w:val="center"/>
          </w:pPr>
        </w:pPrChange>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n</m:t>
                  </m:r>
                </m:sub>
              </m:sSub>
              <m:ctrlPr>
                <w:rPr>
                  <w:rFonts w:ascii="Cambria Math" w:hAnsi="Cambria Math"/>
                  <w:i/>
                </w:rPr>
              </m:ctrlPr>
            </m:e>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n-1</m:t>
                  </m:r>
                </m:sub>
              </m:sSub>
              <m:ctrlPr>
                <w:rPr>
                  <w:rFonts w:ascii="Cambria Math" w:hAnsi="Cambria Math"/>
                  <w:i/>
                </w:rPr>
              </m:ctrlPr>
            </m:e>
          </m:d>
        </m:oMath>
      </m:oMathPara>
    </w:p>
    <w:p w14:paraId="154ADAC3" w14:textId="66E53685" w:rsidR="00CE38D4" w:rsidRPr="00CE38D4" w:rsidRDefault="000D079D">
      <w:pPr>
        <w:pStyle w:val="Caption"/>
        <w:jc w:val="center"/>
        <w:rPr>
          <w:rFonts w:eastAsiaTheme="minorEastAsia"/>
        </w:rPr>
        <w:pPrChange w:id="215" w:author="Martynas Lukosevicius" w:date="2022-01-03T16:23:00Z">
          <w:pPr/>
        </w:pPrChange>
      </w:pPr>
      <w:bookmarkStart w:id="216" w:name="_Ref92119467"/>
      <w:ins w:id="217" w:author="Martynas Lukosevicius" w:date="2022-01-03T16:23:00Z">
        <w:r>
          <w:t xml:space="preserve">Equation </w:t>
        </w:r>
        <w:r>
          <w:fldChar w:fldCharType="begin"/>
        </w:r>
        <w:r>
          <w:instrText xml:space="preserve"> SEQ Equation \* ARABIC </w:instrText>
        </w:r>
      </w:ins>
      <w:r>
        <w:fldChar w:fldCharType="separate"/>
      </w:r>
      <w:ins w:id="218" w:author="Martynas Lukosevicius" w:date="2022-01-03T18:11:00Z">
        <w:r w:rsidR="00B52B4B">
          <w:rPr>
            <w:noProof/>
          </w:rPr>
          <w:t>2</w:t>
        </w:r>
      </w:ins>
      <w:ins w:id="219" w:author="Martynas Lukosevicius" w:date="2022-01-03T16:23:00Z">
        <w:r>
          <w:fldChar w:fldCharType="end"/>
        </w:r>
        <w:bookmarkEnd w:id="216"/>
        <w:r>
          <w:t xml:space="preserve">. </w:t>
        </w:r>
        <w:r w:rsidRPr="00F20471">
          <w:t>Conditional probability of next word given previous words</w:t>
        </w:r>
      </w:ins>
    </w:p>
    <w:p w14:paraId="3A588D59" w14:textId="3FF48EDA" w:rsidR="00CE38D4" w:rsidRDefault="00867165">
      <w:pPr>
        <w:pStyle w:val="Heading3"/>
        <w:pPrChange w:id="220" w:author="Martynas Lukosevicius" w:date="2021-12-30T19:27:00Z">
          <w:pPr/>
        </w:pPrChange>
      </w:pPr>
      <w:bookmarkStart w:id="221" w:name="_Ref92123859"/>
      <w:r>
        <w:t>N – gram model</w:t>
      </w:r>
      <w:bookmarkEnd w:id="221"/>
      <w:r>
        <w:t xml:space="preserve"> </w:t>
      </w:r>
    </w:p>
    <w:p w14:paraId="0B59469F" w14:textId="2571E813" w:rsidR="00474364" w:rsidRDefault="00867165">
      <w:pPr>
        <w:ind w:firstLine="720"/>
        <w:pPrChange w:id="222" w:author="Martynas Lukosevicius" w:date="2021-12-30T16:41:00Z">
          <w:pPr/>
        </w:pPrChange>
      </w:pPr>
      <w:r>
        <w:t xml:space="preserve">N – gram model is one of the simplest language </w:t>
      </w:r>
      <w:r w:rsidR="000628A9">
        <w:t>models</w:t>
      </w:r>
      <w:r>
        <w:t xml:space="preserve"> which can be used for text generation. To calculate conditional probability of the next word</w:t>
      </w:r>
      <w:r w:rsidR="00474364">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74364">
        <w:t xml:space="preserve">, the count of the sequence of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74364">
        <w:t xml:space="preserve"> and n-1 </w:t>
      </w:r>
      <w:r w:rsidR="008C61B7">
        <w:t>previous</w:t>
      </w:r>
      <w:r w:rsidR="00474364">
        <w:t xml:space="preserve"> words are divided by the count of the n-1 previous words.</w:t>
      </w:r>
    </w:p>
    <w:p w14:paraId="3C8F0EAB" w14:textId="4D20F256" w:rsidR="00474364" w:rsidRPr="00CC1642" w:rsidDel="00CC1642" w:rsidRDefault="00474364" w:rsidP="00CE38D4">
      <w:pPr>
        <w:rPr>
          <w:del w:id="223" w:author="Martynas Lukosevicius" w:date="2022-01-03T16:24:00Z"/>
          <w:rFonts w:eastAsiaTheme="minorEastAsia"/>
          <w:rPrChange w:id="224" w:author="Martynas Lukosevicius" w:date="2022-01-03T16:31:00Z">
            <w:rPr>
              <w:del w:id="225" w:author="Martynas Lukosevicius" w:date="2022-01-03T16:24:00Z"/>
              <w:rFonts w:ascii="Cambria Math" w:hAnsi="Cambria Math"/>
              <w:i/>
            </w:rPr>
          </w:rPrChange>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m:t>
          </m:r>
          <m:f>
            <m:fPr>
              <m:ctrlPr>
                <w:rPr>
                  <w:rFonts w:ascii="Cambria Math" w:hAnsi="Cambria Math"/>
                </w:rPr>
              </m:ctrlPr>
            </m:fPr>
            <m:num>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r>
                    <w:ins w:id="226" w:author="Martynas Lukosevicius" w:date="2022-01-03T16:25:00Z">
                      <w:rPr>
                        <w:rFonts w:ascii="Cambria Math" w:hAnsi="Cambria Math"/>
                      </w:rPr>
                      <m:t>…,</m:t>
                    </w:ins>
                  </m:r>
                  <m:sSub>
                    <m:sSubPr>
                      <m:ctrlPr>
                        <w:rPr>
                          <w:rFonts w:ascii="Cambria Math" w:hAnsi="Cambria Math"/>
                          <w:i/>
                        </w:rPr>
                      </m:ctrlPr>
                    </m:sSubPr>
                    <m:e>
                      <m:r>
                        <w:rPr>
                          <w:rFonts w:ascii="Cambria Math" w:hAnsi="Cambria Math"/>
                        </w:rPr>
                        <m:t>w</m:t>
                      </m:r>
                    </m:e>
                    <m:sub>
                      <m:r>
                        <w:rPr>
                          <w:rFonts w:ascii="Cambria Math" w:hAnsi="Cambria Math"/>
                        </w:rPr>
                        <m:t>i-n</m:t>
                      </m:r>
                    </m:sub>
                  </m:sSub>
                </m:e>
              </m:d>
              <m:ctrlPr>
                <w:rPr>
                  <w:rFonts w:ascii="Cambria Math" w:hAnsi="Cambria Math"/>
                  <w:i/>
                </w:rPr>
              </m:ctrlPr>
            </m:num>
            <m:den>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r>
                    <w:ins w:id="227" w:author="Martynas Lukosevicius" w:date="2022-01-03T16:25:00Z">
                      <w:rPr>
                        <w:rFonts w:ascii="Cambria Math" w:hAnsi="Cambria Math"/>
                      </w:rPr>
                      <m:t>…,</m:t>
                    </w:ins>
                  </m:r>
                  <m:sSub>
                    <m:sSubPr>
                      <m:ctrlPr>
                        <w:rPr>
                          <w:rFonts w:ascii="Cambria Math" w:hAnsi="Cambria Math"/>
                          <w:i/>
                        </w:rPr>
                      </m:ctrlPr>
                    </m:sSubPr>
                    <m:e>
                      <m:r>
                        <w:rPr>
                          <w:rFonts w:ascii="Cambria Math" w:hAnsi="Cambria Math"/>
                        </w:rPr>
                        <m:t>w</m:t>
                      </m:r>
                    </m:e>
                    <m:sub>
                      <m:r>
                        <w:rPr>
                          <w:rFonts w:ascii="Cambria Math" w:hAnsi="Cambria Math"/>
                        </w:rPr>
                        <m:t>i-n</m:t>
                      </m:r>
                    </m:sub>
                  </m:sSub>
                </m:e>
              </m:d>
              <m:ctrlPr>
                <w:rPr>
                  <w:rFonts w:ascii="Cambria Math" w:hAnsi="Cambria Math"/>
                  <w:i/>
                </w:rPr>
              </m:ctrlPr>
            </m:den>
          </m:f>
        </m:oMath>
      </m:oMathPara>
    </w:p>
    <w:p w14:paraId="03FDAB0E" w14:textId="77777777" w:rsidR="00CC1642" w:rsidRPr="00CC1642" w:rsidRDefault="00CC1642" w:rsidP="004238C2">
      <w:pPr>
        <w:rPr>
          <w:ins w:id="228" w:author="Martynas Lukosevicius" w:date="2022-01-03T16:31:00Z"/>
          <w:rFonts w:eastAsiaTheme="minorEastAsia"/>
        </w:rPr>
      </w:pPr>
    </w:p>
    <w:p w14:paraId="42EFDC80" w14:textId="10DA7D2B" w:rsidR="0018057E" w:rsidRDefault="002857BE">
      <w:pPr>
        <w:pStyle w:val="Caption"/>
        <w:jc w:val="center"/>
        <w:pPrChange w:id="229" w:author="Martynas Lukosevicius" w:date="2022-01-03T17:32:00Z">
          <w:pPr/>
        </w:pPrChange>
      </w:pPr>
      <w:ins w:id="230" w:author="Martynas Lukosevicius" w:date="2022-01-03T17:32:00Z">
        <w:r>
          <w:t xml:space="preserve">Equation </w:t>
        </w:r>
        <w:r>
          <w:fldChar w:fldCharType="begin"/>
        </w:r>
        <w:r>
          <w:instrText xml:space="preserve"> SEQ Equation \* ARABIC </w:instrText>
        </w:r>
      </w:ins>
      <w:r>
        <w:fldChar w:fldCharType="separate"/>
      </w:r>
      <w:ins w:id="231" w:author="Martynas Lukosevicius" w:date="2022-01-03T18:11:00Z">
        <w:r w:rsidR="00B52B4B">
          <w:rPr>
            <w:noProof/>
          </w:rPr>
          <w:t>3</w:t>
        </w:r>
      </w:ins>
      <w:ins w:id="232" w:author="Martynas Lukosevicius" w:date="2022-01-03T17:32:00Z">
        <w:r>
          <w:fldChar w:fldCharType="end"/>
        </w:r>
        <w:r>
          <w:t>. Conditional probability of word given previous n words</w:t>
        </w:r>
      </w:ins>
    </w:p>
    <w:p w14:paraId="7B566FBA" w14:textId="1FC04687" w:rsidR="00DB27DF" w:rsidDel="00CC1642" w:rsidRDefault="00DB27DF">
      <w:pPr>
        <w:pStyle w:val="Heading3"/>
        <w:rPr>
          <w:del w:id="233" w:author="Martynas Lukosevicius" w:date="2022-01-03T16:34:00Z"/>
        </w:rPr>
        <w:pPrChange w:id="234" w:author="Martynas Lukosevicius" w:date="2021-12-30T19:27:00Z">
          <w:pPr/>
        </w:pPrChange>
      </w:pPr>
      <w:r>
        <w:t xml:space="preserve">RNN </w:t>
      </w:r>
    </w:p>
    <w:p w14:paraId="2E5E7685" w14:textId="78F59F1C" w:rsidR="00DB27DF" w:rsidRDefault="00DB27DF">
      <w:pPr>
        <w:pStyle w:val="Heading3"/>
        <w:pPrChange w:id="235" w:author="Martynas Lukosevicius" w:date="2022-01-03T16:34:00Z">
          <w:pPr/>
        </w:pPrChange>
      </w:pPr>
    </w:p>
    <w:p w14:paraId="01E5EA5D" w14:textId="1DE0EA69" w:rsidR="00DB27DF" w:rsidRDefault="00B83823">
      <w:pPr>
        <w:ind w:firstLine="720"/>
        <w:pPrChange w:id="236" w:author="Martynas Lukosevicius" w:date="2021-12-30T16:41:00Z">
          <w:pPr/>
        </w:pPrChange>
      </w:pPr>
      <w:r>
        <w:t>Recurrent</w:t>
      </w:r>
      <w:r w:rsidR="00B1786B">
        <w:t xml:space="preserve"> neural network is a type of neural network that allow </w:t>
      </w:r>
      <w:r w:rsidR="0084032A">
        <w:t xml:space="preserve">previous outputs to be used as inputs while having hidden states. In feed – forward networks only the output of the previous layers </w:t>
      </w:r>
      <w:r w:rsidR="00327018">
        <w:t>is</w:t>
      </w:r>
      <w:r w:rsidR="0084032A">
        <w:t xml:space="preserve"> fed into the next layer. </w:t>
      </w:r>
      <w:r w:rsidR="00327018">
        <w:t>However,</w:t>
      </w:r>
      <w:r w:rsidR="0084032A">
        <w:t xml:space="preserve"> in RNN the output of each cell is given back to the same cell as input. Because of this</w:t>
      </w:r>
      <w:r w:rsidR="000628A9">
        <w:t>,</w:t>
      </w:r>
      <w:r w:rsidR="0084032A">
        <w:t xml:space="preserve"> </w:t>
      </w:r>
      <w:r w:rsidR="00327018">
        <w:t xml:space="preserve">RNN cell can remember the sequence of previous inputs. </w:t>
      </w:r>
    </w:p>
    <w:p w14:paraId="1429B754" w14:textId="77777777" w:rsidR="00CC1642" w:rsidRDefault="002C37D4">
      <w:pPr>
        <w:keepNext/>
        <w:rPr>
          <w:ins w:id="237" w:author="Martynas Lukosevicius" w:date="2022-01-03T16:33:00Z"/>
        </w:rPr>
        <w:pPrChange w:id="238" w:author="Martynas Lukosevicius" w:date="2022-01-03T16:33:00Z">
          <w:pPr/>
        </w:pPrChange>
      </w:pPr>
      <w:r>
        <w:rPr>
          <w:noProof/>
        </w:rPr>
        <w:lastRenderedPageBreak/>
        <w:drawing>
          <wp:inline distT="0" distB="0" distL="0" distR="0" wp14:anchorId="56BF1D2F" wp14:editId="355E841B">
            <wp:extent cx="5215485" cy="2278380"/>
            <wp:effectExtent l="0" t="0" r="4445" b="7620"/>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8"/>
                    <a:stretch>
                      <a:fillRect/>
                    </a:stretch>
                  </pic:blipFill>
                  <pic:spPr>
                    <a:xfrm>
                      <a:off x="0" y="0"/>
                      <a:ext cx="5218991" cy="2279912"/>
                    </a:xfrm>
                    <a:prstGeom prst="rect">
                      <a:avLst/>
                    </a:prstGeom>
                  </pic:spPr>
                </pic:pic>
              </a:graphicData>
            </a:graphic>
          </wp:inline>
        </w:drawing>
      </w:r>
    </w:p>
    <w:p w14:paraId="78E5F0D0" w14:textId="5BABFBD1" w:rsidR="002C37D4" w:rsidRDefault="00CC1642">
      <w:pPr>
        <w:pStyle w:val="Caption"/>
        <w:pPrChange w:id="239" w:author="Martynas Lukosevicius" w:date="2022-01-03T16:33:00Z">
          <w:pPr/>
        </w:pPrChange>
      </w:pPr>
      <w:bookmarkStart w:id="240" w:name="_Ref92120024"/>
      <w:ins w:id="241" w:author="Martynas Lukosevicius" w:date="2022-01-03T16:33:00Z">
        <w:r>
          <w:t xml:space="preserve">Figure </w:t>
        </w:r>
        <w:r>
          <w:fldChar w:fldCharType="begin"/>
        </w:r>
        <w:r>
          <w:instrText xml:space="preserve"> SEQ Figure \* ARABIC </w:instrText>
        </w:r>
      </w:ins>
      <w:r>
        <w:fldChar w:fldCharType="separate"/>
      </w:r>
      <w:ins w:id="242" w:author="Martynas Lukosevicius" w:date="2022-01-03T18:28:00Z">
        <w:r w:rsidR="00FF742C">
          <w:rPr>
            <w:noProof/>
          </w:rPr>
          <w:t>1</w:t>
        </w:r>
      </w:ins>
      <w:ins w:id="243" w:author="Martynas Lukosevicius" w:date="2022-01-03T16:33:00Z">
        <w:r>
          <w:fldChar w:fldCharType="end"/>
        </w:r>
        <w:bookmarkEnd w:id="240"/>
        <w:r>
          <w:t xml:space="preserve">. </w:t>
        </w:r>
      </w:ins>
      <w:ins w:id="244" w:author="Martynas Lukosevicius" w:date="2022-01-03T16:35:00Z">
        <w:r>
          <w:t>Architecture of</w:t>
        </w:r>
      </w:ins>
      <w:ins w:id="245" w:author="Martynas Lukosevicius" w:date="2022-01-03T16:33:00Z">
        <w:r>
          <w:t xml:space="preserve"> RNN</w:t>
        </w:r>
      </w:ins>
      <w:customXmlInsRangeStart w:id="246" w:author="Martynas Lukosevicius" w:date="2022-01-03T16:38:00Z"/>
      <w:sdt>
        <w:sdtPr>
          <w:id w:val="1427761109"/>
          <w:citation/>
        </w:sdtPr>
        <w:sdtEndPr/>
        <w:sdtContent>
          <w:customXmlInsRangeEnd w:id="246"/>
          <w:ins w:id="247" w:author="Martynas Lukosevicius" w:date="2022-01-03T16:38:00Z">
            <w:r w:rsidR="008E3F83">
              <w:fldChar w:fldCharType="begin"/>
            </w:r>
            <w:r w:rsidR="008E3F83">
              <w:instrText xml:space="preserve"> CITATION San20 \l 2057 </w:instrText>
            </w:r>
          </w:ins>
          <w:r w:rsidR="008E3F83">
            <w:fldChar w:fldCharType="separate"/>
          </w:r>
          <w:r w:rsidR="00217145">
            <w:rPr>
              <w:noProof/>
            </w:rPr>
            <w:t xml:space="preserve"> </w:t>
          </w:r>
          <w:r w:rsidR="00217145" w:rsidRPr="00217145">
            <w:rPr>
              <w:noProof/>
            </w:rPr>
            <w:t>[5]</w:t>
          </w:r>
          <w:ins w:id="248" w:author="Martynas Lukosevicius" w:date="2022-01-03T16:38:00Z">
            <w:r w:rsidR="008E3F83">
              <w:fldChar w:fldCharType="end"/>
            </w:r>
          </w:ins>
          <w:customXmlInsRangeStart w:id="249" w:author="Martynas Lukosevicius" w:date="2022-01-03T16:38:00Z"/>
        </w:sdtContent>
      </w:sdt>
      <w:customXmlInsRangeEnd w:id="249"/>
    </w:p>
    <w:p w14:paraId="1B699891" w14:textId="62882D40" w:rsidR="002C37D4" w:rsidDel="00CC1642" w:rsidRDefault="00CC1642" w:rsidP="004238C2">
      <w:pPr>
        <w:rPr>
          <w:del w:id="250" w:author="Martynas Lukosevicius" w:date="2022-01-03T16:34:00Z"/>
        </w:rPr>
      </w:pPr>
      <w:ins w:id="251" w:author="Martynas Lukosevicius" w:date="2022-01-03T16:33:00Z">
        <w:r>
          <w:fldChar w:fldCharType="begin"/>
        </w:r>
        <w:r>
          <w:instrText xml:space="preserve"> REF _Ref92120024 </w:instrText>
        </w:r>
      </w:ins>
      <w:r>
        <w:fldChar w:fldCharType="separate"/>
      </w:r>
      <w:ins w:id="252" w:author="Martynas Lukosevicius" w:date="2022-01-03T16:33:00Z">
        <w:r>
          <w:t xml:space="preserve">Figure </w:t>
        </w:r>
        <w:r>
          <w:rPr>
            <w:noProof/>
          </w:rPr>
          <w:t>1</w:t>
        </w:r>
        <w:r>
          <w:fldChar w:fldCharType="end"/>
        </w:r>
      </w:ins>
      <w:del w:id="253" w:author="Martynas Lukosevicius" w:date="2022-01-03T16:33:00Z">
        <w:r w:rsidR="002C37D4" w:rsidDel="00CC1642">
          <w:delText>Figure</w:delText>
        </w:r>
      </w:del>
      <w:r w:rsidR="002C37D4">
        <w:t xml:space="preserve"> represents RNN at time t and unfolded version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C37D4">
        <w:t xml:space="preserve"> is the input at time step t and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2C37D4">
        <w:t xml:space="preserve"> is the output at time step t. </w:t>
      </w:r>
    </w:p>
    <w:p w14:paraId="4ACCC460" w14:textId="6BAC0F5F" w:rsidR="002C37D4" w:rsidRDefault="000628A9" w:rsidP="004238C2">
      <w:r>
        <w:t>Typically,</w:t>
      </w:r>
      <w:r w:rsidR="00330ACF">
        <w:t xml:space="preserve"> RNN are used to model time series, machine translation, text generation, speech recognition etc. </w:t>
      </w:r>
    </w:p>
    <w:p w14:paraId="77778E45" w14:textId="4099F343" w:rsidR="00330ACF" w:rsidRDefault="00330ACF" w:rsidP="004238C2"/>
    <w:p w14:paraId="6D163777" w14:textId="538567CF" w:rsidR="00330ACF" w:rsidRDefault="00330ACF">
      <w:pPr>
        <w:pStyle w:val="Heading3"/>
        <w:pPrChange w:id="254" w:author="Martynas Lukosevicius" w:date="2021-12-30T19:28:00Z">
          <w:pPr/>
        </w:pPrChange>
      </w:pPr>
      <w:r>
        <w:t xml:space="preserve">LSTM </w:t>
      </w:r>
    </w:p>
    <w:p w14:paraId="646E0E62" w14:textId="21774CD7" w:rsidR="00330ACF" w:rsidRDefault="00330ACF">
      <w:pPr>
        <w:ind w:firstLine="720"/>
        <w:pPrChange w:id="255" w:author="Martynas Lukosevicius" w:date="2021-12-30T16:41:00Z">
          <w:pPr/>
        </w:pPrChange>
      </w:pPr>
      <w:r>
        <w:t xml:space="preserve">With a long sequences RNN faces vanishing gradient problem, to overcome this Long </w:t>
      </w:r>
      <w:r w:rsidR="000628A9">
        <w:t>S</w:t>
      </w:r>
      <w:r>
        <w:t xml:space="preserve">hort </w:t>
      </w:r>
      <w:r w:rsidR="000628A9">
        <w:t>T</w:t>
      </w:r>
      <w:r>
        <w:t xml:space="preserve">erm </w:t>
      </w:r>
      <w:r w:rsidR="000628A9">
        <w:t>M</w:t>
      </w:r>
      <w:r>
        <w:t>emory cell</w:t>
      </w:r>
      <w:r w:rsidR="00B83823">
        <w:t xml:space="preserve"> (LSTM)</w:t>
      </w:r>
      <w:r>
        <w:t xml:space="preserve"> was introduced. </w:t>
      </w:r>
      <w:r w:rsidR="001F5BA1">
        <w:t xml:space="preserve">LSTM uses gate mechanism, it contains </w:t>
      </w:r>
      <w:r w:rsidR="000628A9">
        <w:t>u</w:t>
      </w:r>
      <w:r w:rsidR="001F5BA1">
        <w:t xml:space="preserve">pdate gate, </w:t>
      </w:r>
      <w:r w:rsidR="00CF31E6">
        <w:t>r</w:t>
      </w:r>
      <w:r w:rsidR="001F5BA1">
        <w:t xml:space="preserve">elevance gate, </w:t>
      </w:r>
      <w:r w:rsidR="00CF31E6">
        <w:t>f</w:t>
      </w:r>
      <w:r w:rsidR="001F5BA1">
        <w:t xml:space="preserve">orget gate </w:t>
      </w:r>
      <w:r w:rsidR="00EE307C">
        <w:t>and output gate</w:t>
      </w:r>
      <w:r w:rsidR="00AC1C03">
        <w:t xml:space="preserve">. </w:t>
      </w:r>
    </w:p>
    <w:p w14:paraId="685AC3B1" w14:textId="77777777" w:rsidR="008E3F83" w:rsidRDefault="00AC1C03">
      <w:pPr>
        <w:keepNext/>
        <w:jc w:val="center"/>
        <w:rPr>
          <w:ins w:id="256" w:author="Martynas Lukosevicius" w:date="2022-01-03T16:39:00Z"/>
        </w:rPr>
        <w:pPrChange w:id="257" w:author="Martynas Lukosevicius" w:date="2022-01-03T16:39:00Z">
          <w:pPr>
            <w:jc w:val="center"/>
          </w:pPr>
        </w:pPrChange>
      </w:pPr>
      <w:r>
        <w:rPr>
          <w:noProof/>
        </w:rPr>
        <w:drawing>
          <wp:inline distT="0" distB="0" distL="0" distR="0" wp14:anchorId="5ED842BE" wp14:editId="35A8CC86">
            <wp:extent cx="2750820" cy="1883151"/>
            <wp:effectExtent l="0" t="0" r="0" b="3175"/>
            <wp:docPr id="2" name="Picture 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4419" cy="1885614"/>
                    </a:xfrm>
                    <a:prstGeom prst="rect">
                      <a:avLst/>
                    </a:prstGeom>
                    <a:noFill/>
                    <a:ln>
                      <a:noFill/>
                    </a:ln>
                  </pic:spPr>
                </pic:pic>
              </a:graphicData>
            </a:graphic>
          </wp:inline>
        </w:drawing>
      </w:r>
    </w:p>
    <w:p w14:paraId="7D124B38" w14:textId="50F66753" w:rsidR="008E3F83" w:rsidRDefault="008E3F83">
      <w:pPr>
        <w:pStyle w:val="Caption"/>
        <w:jc w:val="center"/>
        <w:rPr>
          <w:ins w:id="258" w:author="Martynas Lukosevicius" w:date="2022-01-03T16:39:00Z"/>
        </w:rPr>
        <w:pPrChange w:id="259" w:author="Martynas Lukosevicius" w:date="2022-01-03T16:39:00Z">
          <w:pPr>
            <w:pStyle w:val="Caption"/>
          </w:pPr>
        </w:pPrChange>
      </w:pPr>
      <w:ins w:id="260" w:author="Martynas Lukosevicius" w:date="2022-01-03T16:39:00Z">
        <w:r>
          <w:t xml:space="preserve">Figure </w:t>
        </w:r>
        <w:r>
          <w:fldChar w:fldCharType="begin"/>
        </w:r>
        <w:r>
          <w:instrText xml:space="preserve"> SEQ Figure \* ARABIC </w:instrText>
        </w:r>
      </w:ins>
      <w:r>
        <w:fldChar w:fldCharType="separate"/>
      </w:r>
      <w:ins w:id="261" w:author="Martynas Lukosevicius" w:date="2022-01-03T18:28:00Z">
        <w:r w:rsidR="00FF742C">
          <w:rPr>
            <w:noProof/>
          </w:rPr>
          <w:t>2</w:t>
        </w:r>
      </w:ins>
      <w:ins w:id="262" w:author="Martynas Lukosevicius" w:date="2022-01-03T16:39:00Z">
        <w:r>
          <w:fldChar w:fldCharType="end"/>
        </w:r>
        <w:r>
          <w:t>. architecture of LSTM</w:t>
        </w:r>
      </w:ins>
      <w:customXmlInsRangeStart w:id="263" w:author="Martynas Lukosevicius" w:date="2022-01-03T16:41:00Z"/>
      <w:sdt>
        <w:sdtPr>
          <w:id w:val="-417488280"/>
          <w:citation/>
        </w:sdtPr>
        <w:sdtEndPr/>
        <w:sdtContent>
          <w:customXmlInsRangeEnd w:id="263"/>
          <w:ins w:id="264" w:author="Martynas Lukosevicius" w:date="2022-01-03T16:41:00Z">
            <w:r>
              <w:fldChar w:fldCharType="begin"/>
            </w:r>
            <w:r>
              <w:instrText xml:space="preserve"> CITATION Wik21 \l 2057 </w:instrText>
            </w:r>
          </w:ins>
          <w:r>
            <w:fldChar w:fldCharType="separate"/>
          </w:r>
          <w:r w:rsidR="00217145">
            <w:rPr>
              <w:noProof/>
            </w:rPr>
            <w:t xml:space="preserve"> </w:t>
          </w:r>
          <w:r w:rsidR="00217145" w:rsidRPr="00217145">
            <w:rPr>
              <w:noProof/>
            </w:rPr>
            <w:t>[6]</w:t>
          </w:r>
          <w:ins w:id="265" w:author="Martynas Lukosevicius" w:date="2022-01-03T16:41:00Z">
            <w:r>
              <w:fldChar w:fldCharType="end"/>
            </w:r>
          </w:ins>
          <w:customXmlInsRangeStart w:id="266" w:author="Martynas Lukosevicius" w:date="2022-01-03T16:41:00Z"/>
        </w:sdtContent>
      </w:sdt>
      <w:customXmlInsRangeEnd w:id="266"/>
    </w:p>
    <w:p w14:paraId="5EBE0755" w14:textId="2BD28B4D" w:rsidR="00AC1C03" w:rsidDel="008E3F83" w:rsidRDefault="00AC1C03" w:rsidP="00AC1C03">
      <w:pPr>
        <w:jc w:val="center"/>
        <w:rPr>
          <w:del w:id="267" w:author="Martynas Lukosevicius" w:date="2022-01-03T16:39:00Z"/>
        </w:rPr>
      </w:pPr>
      <w:del w:id="268" w:author="Martynas Lukosevicius" w:date="2022-01-03T16:39:00Z">
        <w:r w:rsidDel="008E3F83">
          <w:delText>source wiki</w:delText>
        </w:r>
      </w:del>
    </w:p>
    <w:p w14:paraId="0153D7BE" w14:textId="77777777" w:rsidR="00AC1C03" w:rsidRDefault="00AC1C03" w:rsidP="00AC1C03"/>
    <w:p w14:paraId="4D6A03AB" w14:textId="4470028F" w:rsidR="00AC1C03" w:rsidRPr="00EB4330" w:rsidRDefault="006B6FE6" w:rsidP="00EB4330">
      <w:pPr>
        <w:pStyle w:val="ListParagraph"/>
        <w:numPr>
          <w:ilvl w:val="0"/>
          <w:numId w:val="9"/>
        </w:num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-input vector</m:t>
        </m:r>
      </m:oMath>
    </w:p>
    <w:p w14:paraId="1CD88DE6" w14:textId="3ED7848B" w:rsidR="00AC1C03" w:rsidRPr="00EB4330" w:rsidRDefault="006B6FE6" w:rsidP="00EB4330">
      <w:pPr>
        <w:pStyle w:val="ListParagraph"/>
        <w:numPr>
          <w:ilvl w:val="0"/>
          <w:numId w:val="9"/>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-hiden state vector</m:t>
        </m:r>
      </m:oMath>
    </w:p>
    <w:p w14:paraId="6D04A45B" w14:textId="0BBA19D4" w:rsidR="007A0AF5" w:rsidRPr="00EB4330" w:rsidRDefault="006B6FE6" w:rsidP="00EB4330">
      <w:pPr>
        <w:pStyle w:val="ListParagraph"/>
        <w:numPr>
          <w:ilvl w:val="0"/>
          <w:numId w:val="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-cell state vector</m:t>
        </m:r>
      </m:oMath>
    </w:p>
    <w:p w14:paraId="42593A9B" w14:textId="36AB1C85" w:rsidR="00EB4330" w:rsidRPr="00EB4330" w:rsidRDefault="00EB4330" w:rsidP="00EB4330">
      <w:pPr>
        <w:pStyle w:val="ListParagraph"/>
        <w:numPr>
          <w:ilvl w:val="0"/>
          <w:numId w:val="9"/>
        </w:numPr>
        <w:rPr>
          <w:rFonts w:eastAsiaTheme="minorEastAsia"/>
        </w:rPr>
      </w:pPr>
      <m:oMath>
        <m:r>
          <w:rPr>
            <w:rFonts w:ascii="Cambria Math" w:eastAsiaTheme="minorEastAsia" w:hAnsi="Cambria Math"/>
          </w:rPr>
          <m:t>σ- sigmoid activation function</m:t>
        </m:r>
      </m:oMath>
    </w:p>
    <w:p w14:paraId="0019C7DF" w14:textId="39DD47E3" w:rsidR="00EB4330" w:rsidRPr="00EB4330" w:rsidRDefault="00EB4330" w:rsidP="00EB4330">
      <w:pPr>
        <w:pStyle w:val="ListParagraph"/>
        <w:numPr>
          <w:ilvl w:val="0"/>
          <w:numId w:val="9"/>
        </w:numPr>
        <w:rPr>
          <w:rFonts w:eastAsiaTheme="minorEastAsia"/>
        </w:rPr>
      </w:pPr>
      <m:oMath>
        <m:r>
          <w:rPr>
            <w:rFonts w:ascii="Cambria Math" w:eastAsiaTheme="minorEastAsia" w:hAnsi="Cambria Math"/>
          </w:rPr>
          <m:t>tanh - hyperbolic tangent function</m:t>
        </m:r>
      </m:oMath>
    </w:p>
    <w:p w14:paraId="0A9531F2" w14:textId="275C06C7" w:rsidR="00B83823" w:rsidRDefault="00B83823" w:rsidP="004238C2"/>
    <w:p w14:paraId="107CB918" w14:textId="3367FC40" w:rsidR="0070147B" w:rsidRDefault="0070147B">
      <w:pPr>
        <w:pStyle w:val="Heading3"/>
        <w:pPrChange w:id="269" w:author="Martynas Lukosevicius" w:date="2021-12-30T19:28:00Z">
          <w:pPr/>
        </w:pPrChange>
      </w:pPr>
      <w:r>
        <w:lastRenderedPageBreak/>
        <w:t xml:space="preserve">Bidirectional LSTM </w:t>
      </w:r>
    </w:p>
    <w:p w14:paraId="561CBBC3" w14:textId="44A86C85" w:rsidR="0070147B" w:rsidRDefault="005467AC">
      <w:pPr>
        <w:ind w:firstLine="720"/>
        <w:pPrChange w:id="270" w:author="Martynas Lukosevicius" w:date="2021-12-30T16:41:00Z">
          <w:pPr/>
        </w:pPrChange>
      </w:pPr>
      <w:r>
        <w:t xml:space="preserve">In sequence classification task, Bidirectional LSTMs can be used. It consists of 2 LSTM layers </w:t>
      </w:r>
      <w:r w:rsidR="005E4140">
        <w:t>of opposite direction where outputs go through the same activation function</w:t>
      </w:r>
      <w:r>
        <w:t xml:space="preserve">. </w:t>
      </w:r>
      <w:r w:rsidR="005E4140">
        <w:t xml:space="preserve">Because of this Bidirectional LSTM can consider not only the past sequence as LSTM but also a future sequence. </w:t>
      </w:r>
    </w:p>
    <w:p w14:paraId="616D7DDB" w14:textId="77777777" w:rsidR="00CB53B3" w:rsidRDefault="0032529F">
      <w:pPr>
        <w:keepNext/>
        <w:jc w:val="center"/>
        <w:rPr>
          <w:ins w:id="271" w:author="Martynas Lukosevicius" w:date="2022-01-03T16:47:00Z"/>
        </w:rPr>
        <w:pPrChange w:id="272" w:author="Martynas Lukosevicius" w:date="2022-01-03T16:47:00Z">
          <w:pPr>
            <w:jc w:val="center"/>
          </w:pPr>
        </w:pPrChange>
      </w:pPr>
      <w:r>
        <w:rPr>
          <w:noProof/>
        </w:rPr>
        <w:drawing>
          <wp:inline distT="0" distB="0" distL="0" distR="0" wp14:anchorId="5498A73F" wp14:editId="7F61D100">
            <wp:extent cx="2524718" cy="2506980"/>
            <wp:effectExtent l="0" t="0" r="9525"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2532594" cy="2514801"/>
                    </a:xfrm>
                    <a:prstGeom prst="rect">
                      <a:avLst/>
                    </a:prstGeom>
                  </pic:spPr>
                </pic:pic>
              </a:graphicData>
            </a:graphic>
          </wp:inline>
        </w:drawing>
      </w:r>
    </w:p>
    <w:p w14:paraId="115721EE" w14:textId="20417BD2" w:rsidR="00983E37" w:rsidRDefault="00CB53B3">
      <w:pPr>
        <w:pStyle w:val="Caption"/>
        <w:jc w:val="center"/>
        <w:pPrChange w:id="273" w:author="Martynas Lukosevicius" w:date="2022-01-03T16:47:00Z">
          <w:pPr>
            <w:jc w:val="center"/>
          </w:pPr>
        </w:pPrChange>
      </w:pPr>
      <w:ins w:id="274" w:author="Martynas Lukosevicius" w:date="2022-01-03T16:47:00Z">
        <w:r>
          <w:t xml:space="preserve">Figure </w:t>
        </w:r>
        <w:r>
          <w:fldChar w:fldCharType="begin"/>
        </w:r>
        <w:r>
          <w:instrText xml:space="preserve"> SEQ Figure \* ARABIC </w:instrText>
        </w:r>
      </w:ins>
      <w:r>
        <w:fldChar w:fldCharType="separate"/>
      </w:r>
      <w:ins w:id="275" w:author="Martynas Lukosevicius" w:date="2022-01-03T18:28:00Z">
        <w:r w:rsidR="00FF742C">
          <w:rPr>
            <w:noProof/>
          </w:rPr>
          <w:t>3</w:t>
        </w:r>
      </w:ins>
      <w:ins w:id="276" w:author="Martynas Lukosevicius" w:date="2022-01-03T16:47:00Z">
        <w:r>
          <w:fldChar w:fldCharType="end"/>
        </w:r>
        <w:r>
          <w:t xml:space="preserve">. </w:t>
        </w:r>
        <w:proofErr w:type="spellStart"/>
        <w:r>
          <w:t>BiLSTM</w:t>
        </w:r>
        <w:proofErr w:type="spellEnd"/>
        <w:r>
          <w:t xml:space="preserve"> process </w:t>
        </w:r>
      </w:ins>
      <w:customXmlInsRangeStart w:id="277" w:author="Martynas Lukosevicius" w:date="2022-01-03T16:48:00Z"/>
      <w:sdt>
        <w:sdtPr>
          <w:id w:val="-643036764"/>
          <w:citation/>
        </w:sdtPr>
        <w:sdtEndPr/>
        <w:sdtContent>
          <w:customXmlInsRangeEnd w:id="277"/>
          <w:ins w:id="278" w:author="Martynas Lukosevicius" w:date="2022-01-03T16:48:00Z">
            <w:r>
              <w:fldChar w:fldCharType="begin"/>
            </w:r>
          </w:ins>
          <w:ins w:id="279" w:author="Martynas Lukosevicius" w:date="2022-01-04T01:26:00Z">
            <w:r w:rsidR="00D94721">
              <w:instrText xml:space="preserve">CITATION Jan20 \l 2057 </w:instrText>
            </w:r>
          </w:ins>
          <w:r>
            <w:fldChar w:fldCharType="separate"/>
          </w:r>
          <w:r w:rsidR="00217145" w:rsidRPr="00217145">
            <w:rPr>
              <w:noProof/>
            </w:rPr>
            <w:t>[7]</w:t>
          </w:r>
          <w:ins w:id="280" w:author="Martynas Lukosevicius" w:date="2022-01-03T16:48:00Z">
            <w:r>
              <w:fldChar w:fldCharType="end"/>
            </w:r>
          </w:ins>
          <w:customXmlInsRangeStart w:id="281" w:author="Martynas Lukosevicius" w:date="2022-01-03T16:48:00Z"/>
        </w:sdtContent>
      </w:sdt>
      <w:customXmlInsRangeEnd w:id="281"/>
    </w:p>
    <w:p w14:paraId="3B972E0A" w14:textId="73A73C16" w:rsidR="00327018" w:rsidRDefault="00AD0DC8">
      <w:pPr>
        <w:pStyle w:val="Heading3"/>
        <w:pPrChange w:id="282" w:author="Martynas Lukosevicius" w:date="2021-12-30T19:28:00Z">
          <w:pPr/>
        </w:pPrChange>
      </w:pPr>
      <w:r>
        <w:t xml:space="preserve">GPT </w:t>
      </w:r>
    </w:p>
    <w:p w14:paraId="71B90190" w14:textId="1BC38105" w:rsidR="00AD0DC8" w:rsidRDefault="00C13117">
      <w:pPr>
        <w:ind w:firstLine="720"/>
        <w:pPrChange w:id="283" w:author="Martynas Lukosevicius" w:date="2021-12-30T16:42:00Z">
          <w:pPr/>
        </w:pPrChange>
      </w:pPr>
      <w:r>
        <w:t xml:space="preserve">Generative pre-trained Transformer models are </w:t>
      </w:r>
      <w:r w:rsidR="00A83B18">
        <w:t xml:space="preserve">unsupervised </w:t>
      </w:r>
      <w:r w:rsidR="00024E87">
        <w:t>transformer-based</w:t>
      </w:r>
      <w:r>
        <w:t xml:space="preserve"> </w:t>
      </w:r>
      <w:r w:rsidR="00024E87">
        <w:t xml:space="preserve">models pre-trained </w:t>
      </w:r>
      <w:r w:rsidR="007A0AE0">
        <w:t>on</w:t>
      </w:r>
      <w:r w:rsidR="002D3EB0">
        <w:t xml:space="preserve"> </w:t>
      </w:r>
      <w:del w:id="284" w:author="Martynas Lukosevicius" w:date="2022-01-03T17:03:00Z">
        <w:r w:rsidR="002D3EB0" w:rsidDel="0056495A">
          <w:delText>1865750 articles from</w:delText>
        </w:r>
        <w:r w:rsidR="007A0AE0" w:rsidDel="0056495A">
          <w:delText xml:space="preserve"> Wikipedia and web searched results</w:delText>
        </w:r>
      </w:del>
      <w:ins w:id="285" w:author="Martynas Lukosevicius" w:date="2022-01-03T17:03:00Z">
        <w:r w:rsidR="0056495A">
          <w:t>web articles</w:t>
        </w:r>
      </w:ins>
      <w:r w:rsidR="002D3EB0">
        <w:t xml:space="preserve">. </w:t>
      </w:r>
      <w:r w:rsidR="00024E87">
        <w:t xml:space="preserve">After pretraining, model can be fine-tuned for other tasks such as language modelling, text classification etc. </w:t>
      </w:r>
    </w:p>
    <w:p w14:paraId="4BEB82B6" w14:textId="56EB1207" w:rsidR="00024E87" w:rsidRDefault="00024E87">
      <w:pPr>
        <w:pStyle w:val="Heading4"/>
        <w:pPrChange w:id="286" w:author="Martynas Lukosevicius" w:date="2021-12-30T19:28:00Z">
          <w:pPr/>
        </w:pPrChange>
      </w:pPr>
      <w:r>
        <w:t xml:space="preserve">GPT </w:t>
      </w:r>
      <w:r w:rsidR="002D3EB0">
        <w:t>architecture</w:t>
      </w:r>
      <w:r>
        <w:t xml:space="preserve"> </w:t>
      </w:r>
    </w:p>
    <w:p w14:paraId="5872D3AF" w14:textId="2FCA957E" w:rsidR="009016C5" w:rsidRDefault="00024E87">
      <w:pPr>
        <w:ind w:firstLine="720"/>
        <w:pPrChange w:id="287" w:author="Martynas Lukosevicius" w:date="2021-12-30T16:42:00Z">
          <w:pPr/>
        </w:pPrChange>
      </w:pPr>
      <w:r>
        <w:t xml:space="preserve">GPT model </w:t>
      </w:r>
      <w:r w:rsidR="00E405FE">
        <w:t>uses transformer architecture</w:t>
      </w:r>
      <w:ins w:id="288" w:author="Martynas Lukosevicius" w:date="2022-01-04T01:34:00Z">
        <w:r w:rsidR="00ED7FDE">
          <w:t xml:space="preserve"> (</w:t>
        </w:r>
        <w:r w:rsidR="00ED7FDE">
          <w:fldChar w:fldCharType="begin"/>
        </w:r>
        <w:r w:rsidR="00ED7FDE">
          <w:instrText xml:space="preserve"> REF _Ref92122379 \h </w:instrText>
        </w:r>
      </w:ins>
      <w:r w:rsidR="00ED7FDE">
        <w:fldChar w:fldCharType="separate"/>
      </w:r>
      <w:ins w:id="289" w:author="Martynas Lukosevicius" w:date="2022-01-04T01:34:00Z">
        <w:r w:rsidR="00ED7FDE">
          <w:t xml:space="preserve">Figure </w:t>
        </w:r>
        <w:r w:rsidR="00ED7FDE">
          <w:rPr>
            <w:noProof/>
          </w:rPr>
          <w:t>4</w:t>
        </w:r>
        <w:r w:rsidR="00ED7FDE">
          <w:fldChar w:fldCharType="end"/>
        </w:r>
        <w:r w:rsidR="00ED7FDE">
          <w:t>)</w:t>
        </w:r>
      </w:ins>
      <w:r>
        <w:t xml:space="preserve"> which was introduced in paper </w:t>
      </w:r>
      <w:r w:rsidR="00E405FE">
        <w:t>“Attention is all you need”</w:t>
      </w:r>
      <w:ins w:id="290" w:author="Martynas Lukosevicius" w:date="2022-01-03T17:03:00Z">
        <w:r w:rsidR="0056495A">
          <w:t xml:space="preserve"> </w:t>
        </w:r>
      </w:ins>
      <w:customXmlInsRangeStart w:id="291" w:author="Martynas Lukosevicius" w:date="2022-01-03T17:05:00Z"/>
      <w:sdt>
        <w:sdtPr>
          <w:id w:val="-796148404"/>
          <w:citation/>
        </w:sdtPr>
        <w:sdtEndPr/>
        <w:sdtContent>
          <w:customXmlInsRangeEnd w:id="291"/>
          <w:ins w:id="292" w:author="Martynas Lukosevicius" w:date="2022-01-03T17:05:00Z">
            <w:r w:rsidR="0056495A">
              <w:fldChar w:fldCharType="begin"/>
            </w:r>
          </w:ins>
          <w:ins w:id="293" w:author="Martynas Lukosevicius" w:date="2022-01-04T01:20:00Z">
            <w:r w:rsidR="00D94721">
              <w:instrText xml:space="preserve">CITATION AVa17 \l 2057 </w:instrText>
            </w:r>
          </w:ins>
          <w:r w:rsidR="0056495A">
            <w:fldChar w:fldCharType="separate"/>
          </w:r>
          <w:r w:rsidR="00217145" w:rsidRPr="00217145">
            <w:rPr>
              <w:noProof/>
            </w:rPr>
            <w:t>[8]</w:t>
          </w:r>
          <w:ins w:id="294" w:author="Martynas Lukosevicius" w:date="2022-01-03T17:05:00Z">
            <w:r w:rsidR="0056495A">
              <w:fldChar w:fldCharType="end"/>
            </w:r>
          </w:ins>
          <w:customXmlInsRangeStart w:id="295" w:author="Martynas Lukosevicius" w:date="2022-01-03T17:05:00Z"/>
        </w:sdtContent>
      </w:sdt>
      <w:customXmlInsRangeEnd w:id="295"/>
      <w:r w:rsidR="00E405FE">
        <w:t>, but without encoder part</w:t>
      </w:r>
      <w:r w:rsidR="002D3EB0">
        <w:t>.</w:t>
      </w:r>
      <w:r w:rsidR="00A83B18">
        <w:t xml:space="preserve"> Input to the model</w:t>
      </w:r>
      <w:r w:rsidR="00D44B3C">
        <w:t>, usually text corpus,</w:t>
      </w:r>
      <w:r w:rsidR="00A83B18">
        <w:t xml:space="preserve"> </w:t>
      </w:r>
      <w:r w:rsidR="00D44B3C">
        <w:t>is</w:t>
      </w:r>
      <w:r w:rsidR="00A83B18">
        <w:t xml:space="preserve"> tokenized and embedded</w:t>
      </w:r>
      <w:r w:rsidR="00D44B3C">
        <w:t>,</w:t>
      </w:r>
      <w:r w:rsidR="00A83B18">
        <w:t xml:space="preserve"> later position encoded. Position encoding is sine or cosine function of different frequencies. This is necessary because transformer model doesn’t contain any recurrence or convolution</w:t>
      </w:r>
      <w:ins w:id="296" w:author="Martynas Lukosevicius" w:date="2022-01-04T01:34:00Z">
        <w:r w:rsidR="00ED7FDE">
          <w:t>.</w:t>
        </w:r>
      </w:ins>
      <w:ins w:id="297" w:author="Martynas Lukosevicius" w:date="2022-01-03T17:12:00Z">
        <w:r w:rsidR="00AA3771">
          <w:t xml:space="preserve"> </w:t>
        </w:r>
      </w:ins>
      <w:del w:id="298" w:author="Martynas Lukosevicius" w:date="2022-01-04T01:34:00Z">
        <w:r w:rsidR="00A83B18" w:rsidDel="00ED7FDE">
          <w:delText xml:space="preserve">. </w:delText>
        </w:r>
      </w:del>
      <w:r w:rsidR="00A83B18">
        <w:t xml:space="preserve">Next layer is decoder part which consists of masked multi self – attention mechanism, </w:t>
      </w:r>
      <w:r w:rsidR="0058011F">
        <w:t>residual connection and layer normalisation followed by additional feed forward layer, residual connection and normalization layers. After N decoder parts (depends which GPT</w:t>
      </w:r>
      <w:r w:rsidR="00D44B3C">
        <w:t xml:space="preserve"> version</w:t>
      </w:r>
      <w:r w:rsidR="0058011F">
        <w:t xml:space="preserve">) comes linear layer with </w:t>
      </w:r>
      <w:del w:id="299" w:author="Martynas Lukosevicius" w:date="2022-01-03T17:12:00Z">
        <w:r w:rsidR="0058011F" w:rsidDel="00AA3771">
          <w:delText>softmax</w:delText>
        </w:r>
      </w:del>
      <w:ins w:id="300" w:author="Martynas Lukosevicius" w:date="2022-01-03T17:12:00Z">
        <w:r w:rsidR="00AA3771">
          <w:t>SoftMax</w:t>
        </w:r>
      </w:ins>
      <w:r w:rsidR="0058011F">
        <w:t xml:space="preserve"> activation function</w:t>
      </w:r>
      <w:ins w:id="301" w:author="Martynas Lukosevicius" w:date="2022-01-03T17:05:00Z">
        <w:r w:rsidR="0056495A">
          <w:t xml:space="preserve"> </w:t>
        </w:r>
      </w:ins>
      <w:customXmlInsRangeStart w:id="302" w:author="Martynas Lukosevicius" w:date="2022-01-03T17:07:00Z"/>
      <w:sdt>
        <w:sdtPr>
          <w:id w:val="-1535657375"/>
          <w:citation/>
        </w:sdtPr>
        <w:sdtEndPr/>
        <w:sdtContent>
          <w:customXmlInsRangeEnd w:id="302"/>
          <w:ins w:id="303" w:author="Martynas Lukosevicius" w:date="2022-01-03T17:07:00Z">
            <w:r w:rsidR="0056495A">
              <w:fldChar w:fldCharType="begin"/>
            </w:r>
          </w:ins>
          <w:ins w:id="304" w:author="Martynas Lukosevicius" w:date="2022-01-04T01:28:00Z">
            <w:r w:rsidR="00D94721">
              <w:instrText xml:space="preserve">CITATION Rad18 \l 2057 </w:instrText>
            </w:r>
          </w:ins>
          <w:r w:rsidR="0056495A">
            <w:fldChar w:fldCharType="separate"/>
          </w:r>
          <w:r w:rsidR="00217145" w:rsidRPr="00217145">
            <w:rPr>
              <w:noProof/>
            </w:rPr>
            <w:t>[9]</w:t>
          </w:r>
          <w:ins w:id="305" w:author="Martynas Lukosevicius" w:date="2022-01-03T17:07:00Z">
            <w:r w:rsidR="0056495A">
              <w:fldChar w:fldCharType="end"/>
            </w:r>
          </w:ins>
          <w:customXmlInsRangeStart w:id="306" w:author="Martynas Lukosevicius" w:date="2022-01-03T17:07:00Z"/>
        </w:sdtContent>
      </w:sdt>
      <w:customXmlInsRangeEnd w:id="306"/>
      <w:r w:rsidR="0058011F">
        <w:t>.</w:t>
      </w:r>
    </w:p>
    <w:p w14:paraId="4CE0C98F" w14:textId="24515681" w:rsidR="00AA3771" w:rsidRDefault="00AA3771" w:rsidP="003241C7">
      <w:pPr>
        <w:keepNext/>
        <w:jc w:val="center"/>
        <w:rPr>
          <w:ins w:id="307" w:author="Martynas Lukosevicius" w:date="2022-01-03T17:10:00Z"/>
        </w:rPr>
        <w:pPrChange w:id="308" w:author="Martynas Lukosevicius" w:date="2022-01-04T01:04:00Z">
          <w:pPr/>
        </w:pPrChange>
      </w:pPr>
      <w:ins w:id="309" w:author="Martynas Lukosevicius" w:date="2022-01-03T17:09:00Z">
        <w:r>
          <w:rPr>
            <w:noProof/>
          </w:rPr>
          <w:lastRenderedPageBreak/>
          <w:drawing>
            <wp:inline distT="0" distB="0" distL="0" distR="0" wp14:anchorId="5CEA0487" wp14:editId="25400123">
              <wp:extent cx="3505200" cy="257635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3518602" cy="2586207"/>
                      </a:xfrm>
                      <a:prstGeom prst="rect">
                        <a:avLst/>
                      </a:prstGeom>
                    </pic:spPr>
                  </pic:pic>
                </a:graphicData>
              </a:graphic>
            </wp:inline>
          </w:drawing>
        </w:r>
      </w:ins>
    </w:p>
    <w:p w14:paraId="66A14585" w14:textId="4D14D1DF" w:rsidR="00AA3771" w:rsidRDefault="00AA3771" w:rsidP="003241C7">
      <w:pPr>
        <w:pStyle w:val="Caption"/>
        <w:jc w:val="center"/>
        <w:rPr>
          <w:ins w:id="310" w:author="Martynas Lukosevicius" w:date="2022-01-03T17:10:00Z"/>
        </w:rPr>
        <w:pPrChange w:id="311" w:author="Martynas Lukosevicius" w:date="2022-01-04T01:04:00Z">
          <w:pPr>
            <w:pStyle w:val="Caption"/>
          </w:pPr>
        </w:pPrChange>
      </w:pPr>
      <w:bookmarkStart w:id="312" w:name="_Ref92122379"/>
      <w:ins w:id="313" w:author="Martynas Lukosevicius" w:date="2022-01-03T17:10:00Z">
        <w:r>
          <w:t xml:space="preserve">Figure </w:t>
        </w:r>
        <w:r>
          <w:fldChar w:fldCharType="begin"/>
        </w:r>
        <w:r>
          <w:instrText xml:space="preserve"> SEQ Figure \* ARABIC </w:instrText>
        </w:r>
      </w:ins>
      <w:r>
        <w:fldChar w:fldCharType="separate"/>
      </w:r>
      <w:ins w:id="314" w:author="Martynas Lukosevicius" w:date="2022-01-03T18:28:00Z">
        <w:r w:rsidR="00FF742C">
          <w:rPr>
            <w:noProof/>
          </w:rPr>
          <w:t>4</w:t>
        </w:r>
      </w:ins>
      <w:ins w:id="315" w:author="Martynas Lukosevicius" w:date="2022-01-03T17:10:00Z">
        <w:r>
          <w:fldChar w:fldCharType="end"/>
        </w:r>
        <w:bookmarkEnd w:id="312"/>
        <w:r>
          <w:t>. GPT architecture (left)</w:t>
        </w:r>
      </w:ins>
      <w:customXmlInsRangeStart w:id="316" w:author="Martynas Lukosevicius" w:date="2022-01-03T17:21:00Z"/>
      <w:sdt>
        <w:sdtPr>
          <w:id w:val="-2145034237"/>
          <w:citation/>
        </w:sdtPr>
        <w:sdtEndPr/>
        <w:sdtContent>
          <w:customXmlInsRangeEnd w:id="316"/>
          <w:ins w:id="317" w:author="Martynas Lukosevicius" w:date="2022-01-03T17:21:00Z">
            <w:r w:rsidR="00795219">
              <w:fldChar w:fldCharType="begin"/>
            </w:r>
          </w:ins>
          <w:ins w:id="318" w:author="Martynas Lukosevicius" w:date="2022-01-04T01:28:00Z">
            <w:r w:rsidR="00D94721">
              <w:instrText xml:space="preserve">CITATION Rad18 \l 2057 </w:instrText>
            </w:r>
          </w:ins>
          <w:r w:rsidR="00795219">
            <w:fldChar w:fldCharType="separate"/>
          </w:r>
          <w:r w:rsidR="00217145">
            <w:rPr>
              <w:noProof/>
            </w:rPr>
            <w:t xml:space="preserve"> </w:t>
          </w:r>
          <w:r w:rsidR="00217145" w:rsidRPr="00217145">
            <w:rPr>
              <w:noProof/>
            </w:rPr>
            <w:t>[9]</w:t>
          </w:r>
          <w:ins w:id="319" w:author="Martynas Lukosevicius" w:date="2022-01-03T17:21:00Z">
            <w:r w:rsidR="00795219">
              <w:fldChar w:fldCharType="end"/>
            </w:r>
          </w:ins>
          <w:customXmlInsRangeStart w:id="320" w:author="Martynas Lukosevicius" w:date="2022-01-03T17:21:00Z"/>
        </w:sdtContent>
      </w:sdt>
      <w:customXmlInsRangeEnd w:id="320"/>
      <w:ins w:id="321" w:author="Martynas Lukosevicius" w:date="2022-01-03T17:10:00Z">
        <w:r>
          <w:t xml:space="preserve"> and transformer architecture (right)</w:t>
        </w:r>
      </w:ins>
      <w:customXmlInsRangeStart w:id="322" w:author="Martynas Lukosevicius" w:date="2022-01-03T17:11:00Z"/>
      <w:sdt>
        <w:sdtPr>
          <w:id w:val="-438143254"/>
          <w:citation/>
        </w:sdtPr>
        <w:sdtEndPr/>
        <w:sdtContent>
          <w:customXmlInsRangeEnd w:id="322"/>
          <w:ins w:id="323" w:author="Martynas Lukosevicius" w:date="2022-01-03T17:11:00Z">
            <w:r>
              <w:fldChar w:fldCharType="begin"/>
            </w:r>
          </w:ins>
          <w:ins w:id="324" w:author="Martynas Lukosevicius" w:date="2022-01-04T01:20:00Z">
            <w:r w:rsidR="00D94721">
              <w:instrText xml:space="preserve">CITATION AVa17 \l 2057 </w:instrText>
            </w:r>
          </w:ins>
          <w:r>
            <w:fldChar w:fldCharType="separate"/>
          </w:r>
          <w:r w:rsidR="00217145">
            <w:rPr>
              <w:noProof/>
            </w:rPr>
            <w:t xml:space="preserve"> </w:t>
          </w:r>
          <w:r w:rsidR="00217145" w:rsidRPr="00217145">
            <w:rPr>
              <w:noProof/>
            </w:rPr>
            <w:t>[8]</w:t>
          </w:r>
          <w:ins w:id="325" w:author="Martynas Lukosevicius" w:date="2022-01-03T17:11:00Z">
            <w:r>
              <w:fldChar w:fldCharType="end"/>
            </w:r>
          </w:ins>
          <w:customXmlInsRangeStart w:id="326" w:author="Martynas Lukosevicius" w:date="2022-01-03T17:11:00Z"/>
        </w:sdtContent>
      </w:sdt>
      <w:customXmlInsRangeEnd w:id="326"/>
    </w:p>
    <w:p w14:paraId="3E2190D6" w14:textId="24758E4C" w:rsidR="00024E87" w:rsidRDefault="009016C5" w:rsidP="004238C2">
      <w:del w:id="327" w:author="Martynas Lukosevicius" w:date="2022-01-03T17:09:00Z">
        <w:r w:rsidDel="00AA3771">
          <w:rPr>
            <w:noProof/>
          </w:rPr>
          <w:drawing>
            <wp:inline distT="0" distB="0" distL="0" distR="0" wp14:anchorId="59895D84" wp14:editId="04108C76">
              <wp:extent cx="1654807" cy="2689860"/>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1669583" cy="2713878"/>
                      </a:xfrm>
                      <a:prstGeom prst="rect">
                        <a:avLst/>
                      </a:prstGeom>
                    </pic:spPr>
                  </pic:pic>
                </a:graphicData>
              </a:graphic>
            </wp:inline>
          </w:drawing>
        </w:r>
        <w:r w:rsidDel="00AA3771">
          <w:rPr>
            <w:noProof/>
          </w:rPr>
          <w:drawing>
            <wp:inline distT="0" distB="0" distL="0" distR="0" wp14:anchorId="610CAB27" wp14:editId="541107A4">
              <wp:extent cx="2215850" cy="28117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2227162" cy="2826134"/>
                      </a:xfrm>
                      <a:prstGeom prst="rect">
                        <a:avLst/>
                      </a:prstGeom>
                    </pic:spPr>
                  </pic:pic>
                </a:graphicData>
              </a:graphic>
            </wp:inline>
          </w:drawing>
        </w:r>
      </w:del>
    </w:p>
    <w:p w14:paraId="5F01E1C2" w14:textId="15681E8F" w:rsidR="0058011F" w:rsidRDefault="0058011F">
      <w:pPr>
        <w:pStyle w:val="Heading4"/>
        <w:pPrChange w:id="328" w:author="Martynas Lukosevicius" w:date="2021-12-30T19:28:00Z">
          <w:pPr/>
        </w:pPrChange>
      </w:pPr>
      <w:r>
        <w:t>Multi-Head Attention layer</w:t>
      </w:r>
    </w:p>
    <w:p w14:paraId="5669197B" w14:textId="31E48E51" w:rsidR="009E3BEF" w:rsidRDefault="009E3BEF" w:rsidP="009016C5">
      <w:pPr>
        <w:ind w:firstLine="720"/>
      </w:pPr>
      <w:r>
        <w:t xml:space="preserve">Attention layer takes 3 inputs: queries Q, keys K, values V. as seen in the figure firs dot product is calculated between queries and keys, later they are scaled and sent through a </w:t>
      </w:r>
      <w:del w:id="329" w:author="Martynas Lukosevicius" w:date="2022-01-03T17:17:00Z">
        <w:r w:rsidDel="005720EB">
          <w:delText>softmax</w:delText>
        </w:r>
      </w:del>
      <w:ins w:id="330" w:author="Martynas Lukosevicius" w:date="2022-01-03T17:17:00Z">
        <w:r w:rsidR="005720EB">
          <w:t>SoftMax</w:t>
        </w:r>
      </w:ins>
      <w:r>
        <w:t xml:space="preserve"> function. The last step is to calculate dot product with V values</w:t>
      </w:r>
      <w:r w:rsidR="00AF1417">
        <w:t xml:space="preserve">. In practice </w:t>
      </w:r>
      <w:del w:id="331" w:author="Martynas Lukosevicius" w:date="2022-01-03T17:13:00Z">
        <w:r w:rsidR="00AF1417" w:rsidDel="005720EB">
          <w:delText>Q,K</w:delText>
        </w:r>
      </w:del>
      <w:ins w:id="332" w:author="Martynas Lukosevicius" w:date="2022-01-03T17:13:00Z">
        <w:r w:rsidR="005720EB">
          <w:t>Q, K</w:t>
        </w:r>
      </w:ins>
      <w:r w:rsidR="00AF1417">
        <w:t xml:space="preserve"> and V are vectors. Mathematically Scaled dot product attention can be written as: </w:t>
      </w:r>
    </w:p>
    <w:p w14:paraId="1FD1A904" w14:textId="6B916430" w:rsidR="00AF1417" w:rsidRPr="00AF1417" w:rsidRDefault="00AF1417" w:rsidP="004238C2">
      <w:pPr>
        <w:rPr>
          <w:rFonts w:eastAsiaTheme="minorEastAsia"/>
        </w:rPr>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k</m:t>
                          </m:r>
                        </m:sub>
                      </m:sSub>
                    </m:e>
                  </m:rad>
                  <m:ctrlPr>
                    <w:rPr>
                      <w:rFonts w:ascii="Cambria Math" w:hAnsi="Cambria Math"/>
                      <w:i/>
                    </w:rPr>
                  </m:ctrlPr>
                </m:den>
              </m:f>
            </m:e>
          </m:d>
          <m:r>
            <w:rPr>
              <w:rFonts w:ascii="Cambria Math" w:hAnsi="Cambria Math"/>
            </w:rPr>
            <m:t>V</m:t>
          </m:r>
        </m:oMath>
      </m:oMathPara>
    </w:p>
    <w:p w14:paraId="769E3851" w14:textId="2D61B76F" w:rsidR="002857BE" w:rsidRDefault="002857BE">
      <w:pPr>
        <w:pStyle w:val="Caption"/>
        <w:jc w:val="center"/>
        <w:rPr>
          <w:ins w:id="333" w:author="Martynas Lukosevicius" w:date="2022-01-03T17:33:00Z"/>
          <w:rFonts w:eastAsiaTheme="minorEastAsia"/>
        </w:rPr>
        <w:pPrChange w:id="334" w:author="Martynas Lukosevicius" w:date="2022-01-03T17:33:00Z">
          <w:pPr/>
        </w:pPrChange>
      </w:pPr>
      <w:ins w:id="335" w:author="Martynas Lukosevicius" w:date="2022-01-03T17:33:00Z">
        <w:r>
          <w:t xml:space="preserve">Equation </w:t>
        </w:r>
        <w:r>
          <w:fldChar w:fldCharType="begin"/>
        </w:r>
        <w:r>
          <w:instrText xml:space="preserve"> SEQ Equation \* ARABIC </w:instrText>
        </w:r>
      </w:ins>
      <w:r>
        <w:fldChar w:fldCharType="separate"/>
      </w:r>
      <w:ins w:id="336" w:author="Martynas Lukosevicius" w:date="2022-01-03T18:11:00Z">
        <w:r w:rsidR="00B52B4B">
          <w:rPr>
            <w:noProof/>
          </w:rPr>
          <w:t>4</w:t>
        </w:r>
      </w:ins>
      <w:ins w:id="337" w:author="Martynas Lukosevicius" w:date="2022-01-03T17:33:00Z">
        <w:r>
          <w:fldChar w:fldCharType="end"/>
        </w:r>
        <w:r>
          <w:t>. Attention layer equation</w:t>
        </w:r>
      </w:ins>
    </w:p>
    <w:p w14:paraId="72EEA854" w14:textId="4576B8D9" w:rsidR="009016C5" w:rsidRDefault="00AF1417" w:rsidP="004238C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is a dimension of K </w:t>
      </w:r>
      <w:proofErr w:type="gramStart"/>
      <w:r>
        <w:rPr>
          <w:rFonts w:eastAsiaTheme="minorEastAsia"/>
        </w:rPr>
        <w:t>values.</w:t>
      </w:r>
      <w:proofErr w:type="gramEnd"/>
    </w:p>
    <w:p w14:paraId="283D0C9F" w14:textId="77777777" w:rsidR="005720EB" w:rsidRDefault="009016C5">
      <w:pPr>
        <w:keepNext/>
        <w:jc w:val="center"/>
        <w:rPr>
          <w:ins w:id="338" w:author="Martynas Lukosevicius" w:date="2022-01-03T17:15:00Z"/>
        </w:rPr>
        <w:pPrChange w:id="339" w:author="Martynas Lukosevicius" w:date="2022-01-03T17:15:00Z">
          <w:pPr>
            <w:jc w:val="center"/>
          </w:pPr>
        </w:pPrChange>
      </w:pPr>
      <w:r>
        <w:rPr>
          <w:noProof/>
        </w:rPr>
        <w:drawing>
          <wp:inline distT="0" distB="0" distL="0" distR="0" wp14:anchorId="17ABBE66" wp14:editId="32B4078D">
            <wp:extent cx="3604260" cy="1996199"/>
            <wp:effectExtent l="0" t="0" r="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3614864" cy="2002072"/>
                    </a:xfrm>
                    <a:prstGeom prst="rect">
                      <a:avLst/>
                    </a:prstGeom>
                  </pic:spPr>
                </pic:pic>
              </a:graphicData>
            </a:graphic>
          </wp:inline>
        </w:drawing>
      </w:r>
    </w:p>
    <w:p w14:paraId="43BD6C04" w14:textId="778D0C96" w:rsidR="00AF1417" w:rsidRDefault="005720EB">
      <w:pPr>
        <w:pStyle w:val="Caption"/>
        <w:jc w:val="center"/>
        <w:rPr>
          <w:rFonts w:eastAsiaTheme="minorEastAsia"/>
        </w:rPr>
        <w:pPrChange w:id="340" w:author="Martynas Lukosevicius" w:date="2022-01-03T17:15:00Z">
          <w:pPr>
            <w:jc w:val="center"/>
          </w:pPr>
        </w:pPrChange>
      </w:pPr>
      <w:bookmarkStart w:id="341" w:name="_Ref92122600"/>
      <w:ins w:id="342" w:author="Martynas Lukosevicius" w:date="2022-01-03T17:15:00Z">
        <w:r>
          <w:t xml:space="preserve">Figure </w:t>
        </w:r>
        <w:r>
          <w:fldChar w:fldCharType="begin"/>
        </w:r>
        <w:r>
          <w:instrText xml:space="preserve"> SEQ Figure \* ARABIC </w:instrText>
        </w:r>
      </w:ins>
      <w:r>
        <w:fldChar w:fldCharType="separate"/>
      </w:r>
      <w:ins w:id="343" w:author="Martynas Lukosevicius" w:date="2022-01-03T18:28:00Z">
        <w:r w:rsidR="00FF742C">
          <w:rPr>
            <w:noProof/>
          </w:rPr>
          <w:t>5</w:t>
        </w:r>
      </w:ins>
      <w:ins w:id="344" w:author="Martynas Lukosevicius" w:date="2022-01-03T17:15:00Z">
        <w:r>
          <w:fldChar w:fldCharType="end"/>
        </w:r>
        <w:bookmarkEnd w:id="341"/>
        <w:r>
          <w:t>. (left) Scaled Dot-Product Attention. (right) Multi-Head Attention consists of several</w:t>
        </w:r>
      </w:ins>
      <w:customXmlInsRangeStart w:id="345" w:author="Martynas Lukosevicius" w:date="2022-01-03T17:16:00Z"/>
      <w:sdt>
        <w:sdtPr>
          <w:id w:val="422685657"/>
          <w:citation/>
        </w:sdtPr>
        <w:sdtEndPr/>
        <w:sdtContent>
          <w:customXmlInsRangeEnd w:id="345"/>
          <w:ins w:id="346" w:author="Martynas Lukosevicius" w:date="2022-01-03T17:16:00Z">
            <w:r>
              <w:fldChar w:fldCharType="begin"/>
            </w:r>
          </w:ins>
          <w:ins w:id="347" w:author="Martynas Lukosevicius" w:date="2022-01-04T01:20:00Z">
            <w:r w:rsidR="00D94721">
              <w:instrText xml:space="preserve">CITATION AVa17 \l 2057 </w:instrText>
            </w:r>
          </w:ins>
          <w:r>
            <w:fldChar w:fldCharType="separate"/>
          </w:r>
          <w:r w:rsidR="00217145">
            <w:rPr>
              <w:noProof/>
            </w:rPr>
            <w:t xml:space="preserve"> </w:t>
          </w:r>
          <w:r w:rsidR="00217145" w:rsidRPr="00217145">
            <w:rPr>
              <w:noProof/>
            </w:rPr>
            <w:t>[8]</w:t>
          </w:r>
          <w:ins w:id="348" w:author="Martynas Lukosevicius" w:date="2022-01-03T17:16:00Z">
            <w:r>
              <w:fldChar w:fldCharType="end"/>
            </w:r>
          </w:ins>
          <w:customXmlInsRangeStart w:id="349" w:author="Martynas Lukosevicius" w:date="2022-01-03T17:16:00Z"/>
        </w:sdtContent>
      </w:sdt>
      <w:customXmlInsRangeEnd w:id="349"/>
    </w:p>
    <w:p w14:paraId="705C6222" w14:textId="7516CB5B" w:rsidR="00AF1417" w:rsidRDefault="00AF1417" w:rsidP="009016C5">
      <w:pPr>
        <w:ind w:firstLine="720"/>
        <w:rPr>
          <w:rFonts w:eastAsiaTheme="minorEastAsia"/>
        </w:rPr>
      </w:pPr>
      <w:r>
        <w:rPr>
          <w:rFonts w:eastAsiaTheme="minorEastAsia"/>
        </w:rPr>
        <w:t>It was found beneficial to project V,</w:t>
      </w:r>
      <w:ins w:id="350" w:author="Martynas Lukosevicius" w:date="2022-01-03T17:16:00Z">
        <w:r w:rsidR="005720EB">
          <w:rPr>
            <w:rFonts w:eastAsiaTheme="minorEastAsia"/>
          </w:rPr>
          <w:t xml:space="preserve"> </w:t>
        </w:r>
      </w:ins>
      <w:r>
        <w:rPr>
          <w:rFonts w:eastAsiaTheme="minorEastAsia"/>
        </w:rPr>
        <w:t>K,</w:t>
      </w:r>
      <w:ins w:id="351" w:author="Martynas Lukosevicius" w:date="2022-01-03T17:16:00Z">
        <w:r w:rsidR="005720EB">
          <w:rPr>
            <w:rFonts w:eastAsiaTheme="minorEastAsia"/>
          </w:rPr>
          <w:t xml:space="preserve"> </w:t>
        </w:r>
      </w:ins>
      <w:r>
        <w:rPr>
          <w:rFonts w:eastAsiaTheme="minorEastAsia"/>
        </w:rPr>
        <w:t xml:space="preserve">Q values linearly with different learned </w:t>
      </w:r>
      <w:r w:rsidR="005A0F9D">
        <w:rPr>
          <w:rFonts w:eastAsiaTheme="minorEastAsia"/>
        </w:rPr>
        <w:t>linear projections and then on every projection use scaled dot product attention and later to concatenate results. This layer is called Multi-Head Attention</w:t>
      </w:r>
      <w:customXmlInsRangeStart w:id="352" w:author="Martynas Lukosevicius" w:date="2022-01-03T17:16:00Z"/>
      <w:sdt>
        <w:sdtPr>
          <w:rPr>
            <w:rFonts w:eastAsiaTheme="minorEastAsia"/>
          </w:rPr>
          <w:id w:val="453835097"/>
          <w:citation/>
        </w:sdtPr>
        <w:sdtEndPr/>
        <w:sdtContent>
          <w:customXmlInsRangeEnd w:id="352"/>
          <w:ins w:id="353" w:author="Martynas Lukosevicius" w:date="2022-01-03T17:16:00Z">
            <w:r w:rsidR="005720EB">
              <w:rPr>
                <w:rFonts w:eastAsiaTheme="minorEastAsia"/>
              </w:rPr>
              <w:fldChar w:fldCharType="begin"/>
            </w:r>
          </w:ins>
          <w:ins w:id="354" w:author="Martynas Lukosevicius" w:date="2022-01-04T01:20:00Z">
            <w:r w:rsidR="00D94721">
              <w:rPr>
                <w:rFonts w:eastAsiaTheme="minorEastAsia"/>
              </w:rPr>
              <w:instrText xml:space="preserve">CITATION AVa17 \l 2057 </w:instrText>
            </w:r>
          </w:ins>
          <w:r w:rsidR="005720EB">
            <w:rPr>
              <w:rFonts w:eastAsiaTheme="minorEastAsia"/>
            </w:rPr>
            <w:fldChar w:fldCharType="separate"/>
          </w:r>
          <w:r w:rsidR="00217145">
            <w:rPr>
              <w:rFonts w:eastAsiaTheme="minorEastAsia"/>
              <w:noProof/>
            </w:rPr>
            <w:t xml:space="preserve"> </w:t>
          </w:r>
          <w:r w:rsidR="00217145" w:rsidRPr="00217145">
            <w:rPr>
              <w:rFonts w:eastAsiaTheme="minorEastAsia"/>
              <w:noProof/>
            </w:rPr>
            <w:t>[8]</w:t>
          </w:r>
          <w:ins w:id="355" w:author="Martynas Lukosevicius" w:date="2022-01-03T17:16:00Z">
            <w:r w:rsidR="005720EB">
              <w:rPr>
                <w:rFonts w:eastAsiaTheme="minorEastAsia"/>
              </w:rPr>
              <w:fldChar w:fldCharType="end"/>
            </w:r>
          </w:ins>
          <w:customXmlInsRangeStart w:id="356" w:author="Martynas Lukosevicius" w:date="2022-01-03T17:16:00Z"/>
        </w:sdtContent>
      </w:sdt>
      <w:customXmlInsRangeEnd w:id="356"/>
      <w:r w:rsidR="005A0F9D">
        <w:rPr>
          <w:rFonts w:eastAsiaTheme="minorEastAsia"/>
        </w:rPr>
        <w:t xml:space="preserve">. </w:t>
      </w:r>
    </w:p>
    <w:p w14:paraId="5BB25084" w14:textId="3F62CD8D" w:rsidR="005A0F9D" w:rsidRDefault="005A0F9D" w:rsidP="009016C5">
      <w:pPr>
        <w:ind w:firstLine="720"/>
        <w:rPr>
          <w:rFonts w:eastAsiaTheme="minorEastAsia"/>
        </w:rPr>
      </w:pPr>
      <w:r>
        <w:rPr>
          <w:rFonts w:eastAsiaTheme="minorEastAsia"/>
        </w:rPr>
        <w:t xml:space="preserve">To maintain auto-regressive property in the decoder part left part of the input </w:t>
      </w:r>
      <w:r w:rsidR="00C17EDE">
        <w:rPr>
          <w:rFonts w:eastAsiaTheme="minorEastAsia"/>
        </w:rPr>
        <w:t xml:space="preserve">has to be masked. This is done in attention layer by setting values to </w:t>
      </w:r>
      <m:oMath>
        <m:r>
          <w:rPr>
            <w:rFonts w:ascii="Cambria Math" w:eastAsiaTheme="minorEastAsia" w:hAnsi="Cambria Math"/>
          </w:rPr>
          <m:t>-∞</m:t>
        </m:r>
      </m:oMath>
      <w:r w:rsidR="00C17EDE">
        <w:rPr>
          <w:rFonts w:eastAsiaTheme="minorEastAsia"/>
        </w:rPr>
        <w:t>. (</w:t>
      </w:r>
      <w:ins w:id="357" w:author="Martynas Lukosevicius" w:date="2022-01-03T17:16:00Z">
        <w:r w:rsidR="005720EB">
          <w:rPr>
            <w:rFonts w:eastAsiaTheme="minorEastAsia"/>
          </w:rPr>
          <w:fldChar w:fldCharType="begin"/>
        </w:r>
        <w:r w:rsidR="005720EB">
          <w:rPr>
            <w:rFonts w:eastAsiaTheme="minorEastAsia"/>
          </w:rPr>
          <w:instrText xml:space="preserve"> REF _Ref92122600 </w:instrText>
        </w:r>
      </w:ins>
      <w:r w:rsidR="005720EB">
        <w:rPr>
          <w:rFonts w:eastAsiaTheme="minorEastAsia"/>
        </w:rPr>
        <w:fldChar w:fldCharType="separate"/>
      </w:r>
      <w:ins w:id="358" w:author="Martynas Lukosevicius" w:date="2022-01-03T17:16:00Z">
        <w:r w:rsidR="005720EB">
          <w:t xml:space="preserve">Figure </w:t>
        </w:r>
        <w:r w:rsidR="005720EB">
          <w:rPr>
            <w:noProof/>
          </w:rPr>
          <w:t>5</w:t>
        </w:r>
        <w:r w:rsidR="005720EB">
          <w:rPr>
            <w:rFonts w:eastAsiaTheme="minorEastAsia"/>
          </w:rPr>
          <w:fldChar w:fldCharType="end"/>
        </w:r>
      </w:ins>
      <w:del w:id="359" w:author="Martynas Lukosevicius" w:date="2022-01-03T17:16:00Z">
        <w:r w:rsidR="00C17EDE" w:rsidDel="005720EB">
          <w:rPr>
            <w:rFonts w:eastAsiaTheme="minorEastAsia"/>
          </w:rPr>
          <w:delText xml:space="preserve">see figure </w:delText>
        </w:r>
      </w:del>
      <w:r w:rsidR="00C17EDE">
        <w:rPr>
          <w:rFonts w:eastAsiaTheme="minorEastAsia"/>
        </w:rPr>
        <w:t>)</w:t>
      </w:r>
    </w:p>
    <w:p w14:paraId="06C4DCDE" w14:textId="71912955" w:rsidR="00A420E8" w:rsidDel="00063679" w:rsidRDefault="00A420E8" w:rsidP="009016C5">
      <w:pPr>
        <w:ind w:firstLine="720"/>
        <w:rPr>
          <w:del w:id="360" w:author="Martynas Lukosevicius" w:date="2021-12-30T11:32:00Z"/>
          <w:rFonts w:eastAsiaTheme="minorEastAsia"/>
        </w:rPr>
      </w:pPr>
      <w:del w:id="361" w:author="Martynas Lukosevicius" w:date="2021-12-30T11:32:00Z">
        <w:r w:rsidDel="00063679">
          <w:rPr>
            <w:rFonts w:eastAsiaTheme="minorEastAsia"/>
          </w:rPr>
          <w:lastRenderedPageBreak/>
          <w:delText xml:space="preserve">GPT model use modified versions of attention layer: </w:delText>
        </w:r>
      </w:del>
    </w:p>
    <w:p w14:paraId="69B8EF54" w14:textId="0823A1DA" w:rsidR="00A420E8" w:rsidRPr="009016C5" w:rsidDel="00063679" w:rsidRDefault="00A420E8" w:rsidP="009016C5">
      <w:pPr>
        <w:pStyle w:val="ListParagraph"/>
        <w:numPr>
          <w:ilvl w:val="0"/>
          <w:numId w:val="10"/>
        </w:numPr>
        <w:rPr>
          <w:del w:id="362" w:author="Martynas Lukosevicius" w:date="2021-12-30T11:32:00Z"/>
          <w:rFonts w:eastAsiaTheme="minorEastAsia"/>
        </w:rPr>
      </w:pPr>
      <w:del w:id="363" w:author="Martynas Lukosevicius" w:date="2021-12-30T11:32:00Z">
        <w:r w:rsidRPr="009016C5" w:rsidDel="00063679">
          <w:rPr>
            <w:rFonts w:eastAsiaTheme="minorEastAsia"/>
          </w:rPr>
          <w:delText xml:space="preserve">Local attention </w:delText>
        </w:r>
        <w:r w:rsidR="00302264" w:rsidRPr="009016C5" w:rsidDel="00063679">
          <w:rPr>
            <w:rFonts w:eastAsiaTheme="minorEastAsia"/>
          </w:rPr>
          <w:delText>–</w:delText>
        </w:r>
        <w:r w:rsidRPr="009016C5" w:rsidDel="00063679">
          <w:rPr>
            <w:rFonts w:eastAsiaTheme="minorEastAsia"/>
          </w:rPr>
          <w:delText xml:space="preserve"> </w:delText>
        </w:r>
        <w:r w:rsidR="00302264" w:rsidRPr="009016C5" w:rsidDel="00063679">
          <w:rPr>
            <w:rFonts w:eastAsiaTheme="minorEastAsia"/>
          </w:rPr>
          <w:delText>input sequence tokens are divided into similar length blocks and then attention is performed independently.</w:delText>
        </w:r>
      </w:del>
    </w:p>
    <w:p w14:paraId="27CBE7C5" w14:textId="4437D8ED" w:rsidR="00302264" w:rsidRPr="009016C5" w:rsidDel="00063679" w:rsidRDefault="00302264" w:rsidP="009016C5">
      <w:pPr>
        <w:pStyle w:val="ListParagraph"/>
        <w:numPr>
          <w:ilvl w:val="0"/>
          <w:numId w:val="10"/>
        </w:numPr>
        <w:rPr>
          <w:del w:id="364" w:author="Martynas Lukosevicius" w:date="2021-12-30T11:32:00Z"/>
          <w:rFonts w:eastAsiaTheme="minorEastAsia"/>
        </w:rPr>
      </w:pPr>
      <w:del w:id="365" w:author="Martynas Lukosevicius" w:date="2021-12-30T11:32:00Z">
        <w:r w:rsidRPr="009016C5" w:rsidDel="00063679">
          <w:rPr>
            <w:rFonts w:eastAsiaTheme="minorEastAsia"/>
          </w:rPr>
          <w:delText xml:space="preserve">Memory – compressed attention – </w:delText>
        </w:r>
        <w:r w:rsidR="009016C5" w:rsidRPr="009016C5" w:rsidDel="00063679">
          <w:rPr>
            <w:rFonts w:eastAsiaTheme="minorEastAsia"/>
          </w:rPr>
          <w:delText xml:space="preserve">after token embedding, </w:delText>
        </w:r>
        <w:r w:rsidRPr="009016C5" w:rsidDel="00063679">
          <w:rPr>
            <w:rFonts w:eastAsiaTheme="minorEastAsia"/>
          </w:rPr>
          <w:delText xml:space="preserve">strided convolutions are used to reduce the number of </w:delText>
        </w:r>
        <w:r w:rsidR="009016C5" w:rsidRPr="009016C5" w:rsidDel="00063679">
          <w:rPr>
            <w:rFonts w:eastAsiaTheme="minorEastAsia"/>
          </w:rPr>
          <w:delText>keys and values.</w:delText>
        </w:r>
      </w:del>
    </w:p>
    <w:p w14:paraId="5E6E0E62" w14:textId="0B7FAB9E" w:rsidR="009016C5" w:rsidDel="00063679" w:rsidRDefault="009016C5" w:rsidP="004238C2">
      <w:pPr>
        <w:rPr>
          <w:del w:id="366" w:author="Martynas Lukosevicius" w:date="2021-12-30T11:32:00Z"/>
          <w:rFonts w:eastAsiaTheme="minorEastAsia"/>
        </w:rPr>
      </w:pPr>
      <w:del w:id="367" w:author="Martynas Lukosevicius" w:date="2021-12-30T11:32:00Z">
        <w:r w:rsidDel="00063679">
          <w:rPr>
            <w:rFonts w:eastAsiaTheme="minorEastAsia"/>
          </w:rPr>
          <w:delText xml:space="preserve">Those modifications allow to process 3 times longer sequences of tokens. </w:delText>
        </w:r>
      </w:del>
    </w:p>
    <w:p w14:paraId="2A6849BB" w14:textId="77777777" w:rsidR="009016C5" w:rsidRDefault="009016C5" w:rsidP="004238C2">
      <w:pPr>
        <w:rPr>
          <w:rFonts w:eastAsiaTheme="minorEastAsia"/>
        </w:rPr>
      </w:pPr>
    </w:p>
    <w:p w14:paraId="62ABE679" w14:textId="36D4364A" w:rsidR="00A420E8" w:rsidRDefault="009016C5">
      <w:pPr>
        <w:pStyle w:val="Heading4"/>
        <w:rPr>
          <w:ins w:id="368" w:author="Martynas Lukosevicius" w:date="2021-12-30T11:41:00Z"/>
        </w:rPr>
        <w:pPrChange w:id="369" w:author="Martynas Lukosevicius" w:date="2021-12-30T19:28:00Z">
          <w:pPr/>
        </w:pPrChange>
      </w:pPr>
      <w:r>
        <w:t>GPT</w:t>
      </w:r>
      <w:ins w:id="370" w:author="Martynas Lukosevicius" w:date="2021-12-30T15:18:00Z">
        <w:r w:rsidR="00F77FD8">
          <w:t>-</w:t>
        </w:r>
      </w:ins>
      <w:r>
        <w:t xml:space="preserve">2 </w:t>
      </w:r>
    </w:p>
    <w:p w14:paraId="6EDB2E59" w14:textId="4F6051B5" w:rsidR="004F6D9C" w:rsidDel="00886C6B" w:rsidRDefault="004F6D9C">
      <w:pPr>
        <w:ind w:firstLine="720"/>
        <w:rPr>
          <w:del w:id="371" w:author="Martynas Lukosevicius" w:date="2021-12-30T12:11:00Z"/>
        </w:rPr>
        <w:pPrChange w:id="372" w:author="Martynas Lukosevicius" w:date="2021-12-30T16:42:00Z">
          <w:pPr/>
        </w:pPrChange>
      </w:pPr>
      <w:ins w:id="373" w:author="Martynas Lukosevicius" w:date="2021-12-30T11:41:00Z">
        <w:r>
          <w:t xml:space="preserve">Is a </w:t>
        </w:r>
      </w:ins>
      <w:ins w:id="374" w:author="Martynas Lukosevicius" w:date="2021-12-30T19:45:00Z">
        <w:r w:rsidR="0075014F">
          <w:t>scaled-up</w:t>
        </w:r>
      </w:ins>
      <w:ins w:id="375" w:author="Martynas Lukosevicius" w:date="2021-12-30T11:42:00Z">
        <w:r>
          <w:t xml:space="preserve"> version of GPT, where parameter size and training corpus size was increased </w:t>
        </w:r>
      </w:ins>
      <w:ins w:id="376" w:author="Martynas Lukosevicius" w:date="2021-12-30T11:43:00Z">
        <w:r>
          <w:t xml:space="preserve">10 times. </w:t>
        </w:r>
      </w:ins>
      <w:ins w:id="377" w:author="Martynas Lukosevicius" w:date="2022-01-03T17:18:00Z">
        <w:r w:rsidR="00795219">
          <w:t xml:space="preserve">It has 1.5 billion parameters and is trained on </w:t>
        </w:r>
        <w:proofErr w:type="spellStart"/>
        <w:r w:rsidR="00795219">
          <w:t>WebText</w:t>
        </w:r>
        <w:proofErr w:type="spellEnd"/>
        <w:r w:rsidR="00795219">
          <w:t xml:space="preserve"> dataset which contains texts from </w:t>
        </w:r>
      </w:ins>
      <w:ins w:id="378" w:author="Martynas Lukosevicius" w:date="2022-01-03T17:19:00Z">
        <w:r w:rsidR="00795219">
          <w:t xml:space="preserve">45 million websites. </w:t>
        </w:r>
      </w:ins>
      <w:customXmlInsRangeStart w:id="379" w:author="Martynas Lukosevicius" w:date="2022-01-03T17:19:00Z"/>
      <w:sdt>
        <w:sdtPr>
          <w:id w:val="899248881"/>
          <w:citation/>
        </w:sdtPr>
        <w:sdtEndPr/>
        <w:sdtContent>
          <w:customXmlInsRangeEnd w:id="379"/>
          <w:ins w:id="380" w:author="Martynas Lukosevicius" w:date="2022-01-03T17:19:00Z">
            <w:r w:rsidR="00795219">
              <w:fldChar w:fldCharType="begin"/>
            </w:r>
          </w:ins>
          <w:ins w:id="381" w:author="Martynas Lukosevicius" w:date="2022-01-04T01:29:00Z">
            <w:r w:rsidR="00D94721">
              <w:instrText xml:space="preserve">CITATION Rad19 \l 2057 </w:instrText>
            </w:r>
          </w:ins>
          <w:r w:rsidR="00795219">
            <w:fldChar w:fldCharType="separate"/>
          </w:r>
          <w:r w:rsidR="00217145" w:rsidRPr="00217145">
            <w:rPr>
              <w:noProof/>
            </w:rPr>
            <w:t>[2]</w:t>
          </w:r>
          <w:ins w:id="382" w:author="Martynas Lukosevicius" w:date="2022-01-03T17:19:00Z">
            <w:r w:rsidR="00795219">
              <w:fldChar w:fldCharType="end"/>
            </w:r>
          </w:ins>
          <w:customXmlInsRangeStart w:id="383" w:author="Martynas Lukosevicius" w:date="2022-01-03T17:19:00Z"/>
        </w:sdtContent>
      </w:sdt>
      <w:customXmlInsRangeEnd w:id="383"/>
    </w:p>
    <w:p w14:paraId="36C089E3" w14:textId="77777777" w:rsidR="009016C5" w:rsidDel="00886C6B" w:rsidRDefault="009016C5">
      <w:pPr>
        <w:ind w:firstLine="720"/>
        <w:rPr>
          <w:del w:id="384" w:author="Martynas Lukosevicius" w:date="2021-12-30T12:11:00Z"/>
        </w:rPr>
        <w:pPrChange w:id="385" w:author="Martynas Lukosevicius" w:date="2021-12-30T16:42:00Z">
          <w:pPr/>
        </w:pPrChange>
      </w:pPr>
    </w:p>
    <w:p w14:paraId="2FF545FA" w14:textId="4100AAE8" w:rsidR="0058011F" w:rsidDel="00886C6B" w:rsidRDefault="0058011F">
      <w:pPr>
        <w:ind w:firstLine="720"/>
        <w:rPr>
          <w:del w:id="386" w:author="Martynas Lukosevicius" w:date="2021-12-30T12:11:00Z"/>
        </w:rPr>
        <w:pPrChange w:id="387" w:author="Martynas Lukosevicius" w:date="2021-12-30T16:42:00Z">
          <w:pPr/>
        </w:pPrChange>
      </w:pPr>
    </w:p>
    <w:p w14:paraId="439B9450" w14:textId="77777777" w:rsidR="0058011F" w:rsidDel="00886C6B" w:rsidRDefault="0058011F">
      <w:pPr>
        <w:ind w:firstLine="720"/>
        <w:rPr>
          <w:del w:id="388" w:author="Martynas Lukosevicius" w:date="2021-12-30T12:11:00Z"/>
        </w:rPr>
        <w:pPrChange w:id="389" w:author="Martynas Lukosevicius" w:date="2021-12-30T16:42:00Z">
          <w:pPr/>
        </w:pPrChange>
      </w:pPr>
    </w:p>
    <w:p w14:paraId="38E67A32" w14:textId="5D8845FC" w:rsidR="00FD2722" w:rsidDel="00886C6B" w:rsidRDefault="00FD2722">
      <w:pPr>
        <w:ind w:firstLine="720"/>
        <w:rPr>
          <w:del w:id="390" w:author="Martynas Lukosevicius" w:date="2021-12-30T12:11:00Z"/>
        </w:rPr>
        <w:pPrChange w:id="391" w:author="Martynas Lukosevicius" w:date="2021-12-30T16:42:00Z">
          <w:pPr/>
        </w:pPrChange>
      </w:pPr>
    </w:p>
    <w:p w14:paraId="37F3739A" w14:textId="77777777" w:rsidR="002D3EB0" w:rsidDel="00886C6B" w:rsidRDefault="002D3EB0">
      <w:pPr>
        <w:ind w:firstLine="720"/>
        <w:rPr>
          <w:del w:id="392" w:author="Martynas Lukosevicius" w:date="2021-12-30T12:11:00Z"/>
        </w:rPr>
        <w:pPrChange w:id="393" w:author="Martynas Lukosevicius" w:date="2021-12-30T16:42:00Z">
          <w:pPr/>
        </w:pPrChange>
      </w:pPr>
    </w:p>
    <w:p w14:paraId="024C4B22" w14:textId="77777777" w:rsidR="002D3EB0" w:rsidRDefault="002D3EB0">
      <w:pPr>
        <w:ind w:firstLine="720"/>
        <w:pPrChange w:id="394" w:author="Martynas Lukosevicius" w:date="2021-12-30T16:42:00Z">
          <w:pPr/>
        </w:pPrChange>
      </w:pPr>
    </w:p>
    <w:p w14:paraId="07241837" w14:textId="5B065DB0" w:rsidR="006A1868" w:rsidRDefault="00112C83">
      <w:pPr>
        <w:pStyle w:val="Heading2"/>
        <w:rPr>
          <w:ins w:id="395" w:author="Martynas Lukosevicius" w:date="2021-12-30T15:16:00Z"/>
        </w:rPr>
        <w:pPrChange w:id="396" w:author="Martynas Lukosevicius" w:date="2021-12-30T19:28:00Z">
          <w:pPr/>
        </w:pPrChange>
      </w:pPr>
      <w:ins w:id="397" w:author="Martynas Lukosevicius" w:date="2021-12-30T14:04:00Z">
        <w:r>
          <w:t>Aut</w:t>
        </w:r>
      </w:ins>
      <w:ins w:id="398" w:author="Martynas Lukosevicius" w:date="2021-12-30T14:05:00Z">
        <w:r>
          <w:t xml:space="preserve">o – regressive language generation </w:t>
        </w:r>
      </w:ins>
    </w:p>
    <w:p w14:paraId="6E8CC01F" w14:textId="5694ED74" w:rsidR="00F77FD8" w:rsidRDefault="00F77FD8">
      <w:pPr>
        <w:ind w:firstLine="720"/>
        <w:rPr>
          <w:ins w:id="399" w:author="Martynas Lukosevicius" w:date="2021-12-30T16:25:00Z"/>
          <w:rFonts w:eastAsiaTheme="minorEastAsia"/>
        </w:rPr>
        <w:pPrChange w:id="400" w:author="Martynas Lukosevicius" w:date="2022-01-03T17:22:00Z">
          <w:pPr/>
        </w:pPrChange>
      </w:pPr>
      <w:ins w:id="401" w:author="Martynas Lukosevicius" w:date="2021-12-30T15:16:00Z">
        <w:r>
          <w:t xml:space="preserve">Auto regressive language generation is a language generation when </w:t>
        </w:r>
      </w:ins>
      <w:ins w:id="402" w:author="Martynas Lukosevicius" w:date="2021-12-30T15:17:00Z">
        <w:r>
          <w:t xml:space="preserve">predicted word </w:t>
        </w:r>
      </w:ins>
      <m:oMath>
        <m:sSub>
          <m:sSubPr>
            <m:ctrlPr>
              <w:ins w:id="403" w:author="Martynas Lukosevicius" w:date="2021-12-30T15:17:00Z">
                <w:rPr>
                  <w:rFonts w:ascii="Cambria Math" w:hAnsi="Cambria Math"/>
                  <w:i/>
                </w:rPr>
              </w:ins>
            </m:ctrlPr>
          </m:sSubPr>
          <m:e>
            <m:r>
              <w:ins w:id="404" w:author="Martynas Lukosevicius" w:date="2021-12-30T15:17:00Z">
                <w:rPr>
                  <w:rFonts w:ascii="Cambria Math" w:hAnsi="Cambria Math"/>
                </w:rPr>
                <m:t>w</m:t>
              </w:ins>
            </m:r>
          </m:e>
          <m:sub>
            <m:r>
              <w:ins w:id="405" w:author="Martynas Lukosevicius" w:date="2021-12-30T15:17:00Z">
                <w:rPr>
                  <w:rFonts w:ascii="Cambria Math" w:hAnsi="Cambria Math"/>
                </w:rPr>
                <m:t>n</m:t>
              </w:ins>
            </m:r>
          </m:sub>
        </m:sSub>
      </m:oMath>
      <w:ins w:id="406" w:author="Martynas Lukosevicius" w:date="2021-12-30T15:17:00Z">
        <w:r>
          <w:t xml:space="preserve"> is used to predict next word </w:t>
        </w:r>
      </w:ins>
      <m:oMath>
        <m:sSub>
          <m:sSubPr>
            <m:ctrlPr>
              <w:ins w:id="407" w:author="Martynas Lukosevicius" w:date="2021-12-30T15:17:00Z">
                <w:rPr>
                  <w:rFonts w:ascii="Cambria Math" w:hAnsi="Cambria Math"/>
                  <w:i/>
                </w:rPr>
              </w:ins>
            </m:ctrlPr>
          </m:sSubPr>
          <m:e>
            <m:r>
              <w:ins w:id="408" w:author="Martynas Lukosevicius" w:date="2021-12-30T15:17:00Z">
                <w:rPr>
                  <w:rFonts w:ascii="Cambria Math" w:hAnsi="Cambria Math"/>
                </w:rPr>
                <m:t>w</m:t>
              </w:ins>
            </m:r>
          </m:e>
          <m:sub>
            <m:r>
              <w:ins w:id="409" w:author="Martynas Lukosevicius" w:date="2021-12-30T15:17:00Z">
                <w:rPr>
                  <w:rFonts w:ascii="Cambria Math" w:hAnsi="Cambria Math"/>
                </w:rPr>
                <m:t>n+1</m:t>
              </w:ins>
            </m:r>
          </m:sub>
        </m:sSub>
      </m:oMath>
      <w:ins w:id="410" w:author="Martynas Lukosevicius" w:date="2021-12-30T15:17:00Z">
        <w:r>
          <w:t xml:space="preserve">. </w:t>
        </w:r>
      </w:ins>
      <w:ins w:id="411" w:author="Martynas Lukosevicius" w:date="2021-12-30T15:19:00Z">
        <w:r>
          <w:t>As mentioned before next word</w:t>
        </w:r>
      </w:ins>
      <w:ins w:id="412" w:author="Martynas Lukosevicius" w:date="2021-12-30T15:20:00Z">
        <w:r>
          <w:t xml:space="preserve"> is predicted using condition probability</w:t>
        </w:r>
      </w:ins>
      <w:ins w:id="413" w:author="Martynas Lukosevicius" w:date="2022-01-03T17:22:00Z">
        <w:r w:rsidR="00795219">
          <w:t xml:space="preserve"> (</w:t>
        </w:r>
      </w:ins>
      <w:ins w:id="414" w:author="Martynas Lukosevicius" w:date="2022-01-03T17:23:00Z">
        <w:r w:rsidR="00C40F69">
          <w:fldChar w:fldCharType="begin"/>
        </w:r>
        <w:r w:rsidR="00C40F69">
          <w:instrText xml:space="preserve"> REF _Ref92119467 </w:instrText>
        </w:r>
      </w:ins>
      <w:r w:rsidR="00C40F69">
        <w:fldChar w:fldCharType="separate"/>
      </w:r>
      <w:ins w:id="415" w:author="Martynas Lukosevicius" w:date="2022-01-03T17:23:00Z">
        <w:r w:rsidR="00C40F69">
          <w:t xml:space="preserve">Equation </w:t>
        </w:r>
        <w:r w:rsidR="00C40F69">
          <w:rPr>
            <w:noProof/>
          </w:rPr>
          <w:t>2</w:t>
        </w:r>
        <w:r w:rsidR="00C40F69">
          <w:fldChar w:fldCharType="end"/>
        </w:r>
      </w:ins>
      <w:ins w:id="416" w:author="Martynas Lukosevicius" w:date="2022-01-03T17:22:00Z">
        <w:r w:rsidR="00795219">
          <w:t>).</w:t>
        </w:r>
      </w:ins>
      <w:ins w:id="417" w:author="Martynas Lukosevicius" w:date="2022-01-03T17:23:00Z">
        <w:r w:rsidR="00C40F69">
          <w:t xml:space="preserve"> </w:t>
        </w:r>
      </w:ins>
      <w:ins w:id="418" w:author="Martynas Lukosevicius" w:date="2021-12-30T15:37:00Z">
        <w:r w:rsidR="00D04B5F">
          <w:t>Simplest way to generate text is to select next word which</w:t>
        </w:r>
      </w:ins>
      <w:ins w:id="419" w:author="Martynas Lukosevicius" w:date="2021-12-30T15:38:00Z">
        <w:r w:rsidR="00D04B5F">
          <w:t xml:space="preserve"> </w:t>
        </w:r>
      </w:ins>
      <w:ins w:id="420" w:author="Martynas Lukosevicius" w:date="2021-12-30T15:35:00Z">
        <w:r w:rsidR="00D04B5F">
          <w:t>has highest probability</w:t>
        </w:r>
      </w:ins>
      <w:ins w:id="421" w:author="Martynas Lukosevicius" w:date="2021-12-30T15:38:00Z">
        <w:r w:rsidR="00D04B5F">
          <w:t xml:space="preserve">. This sampling is called greedy search. </w:t>
        </w:r>
      </w:ins>
      <w:ins w:id="422" w:author="Martynas Lukosevicius" w:date="2021-12-30T15:41:00Z">
        <w:r w:rsidR="000B2E2B">
          <w:t>However,</w:t>
        </w:r>
      </w:ins>
      <w:ins w:id="423" w:author="Martynas Lukosevicius" w:date="2021-12-30T15:38:00Z">
        <w:r w:rsidR="00D04B5F">
          <w:t xml:space="preserve"> in this way</w:t>
        </w:r>
      </w:ins>
      <w:ins w:id="424" w:author="Martynas Lukosevicius" w:date="2021-12-30T15:37:00Z">
        <w:r w:rsidR="00D04B5F">
          <w:t xml:space="preserve"> generated text will lack the text diversity</w:t>
        </w:r>
      </w:ins>
      <w:ins w:id="425" w:author="Martynas Lukosevicius" w:date="2021-12-30T15:38:00Z">
        <w:r w:rsidR="00D04B5F">
          <w:t xml:space="preserve"> and will start to repeat</w:t>
        </w:r>
      </w:ins>
      <w:ins w:id="426" w:author="Martynas Lukosevicius" w:date="2022-01-03T17:26:00Z">
        <w:r w:rsidR="00C40F69">
          <w:t xml:space="preserve"> </w:t>
        </w:r>
      </w:ins>
      <w:customXmlInsRangeStart w:id="427" w:author="Martynas Lukosevicius" w:date="2022-01-03T17:28:00Z"/>
      <w:sdt>
        <w:sdtPr>
          <w:id w:val="1050040914"/>
          <w:citation/>
        </w:sdtPr>
        <w:sdtEndPr/>
        <w:sdtContent>
          <w:customXmlInsRangeEnd w:id="427"/>
          <w:ins w:id="428" w:author="Martynas Lukosevicius" w:date="2022-01-03T17:28:00Z">
            <w:r w:rsidR="00C40F69">
              <w:fldChar w:fldCharType="begin"/>
            </w:r>
          </w:ins>
          <w:ins w:id="429" w:author="Martynas Lukosevicius" w:date="2022-01-04T01:24:00Z">
            <w:r w:rsidR="00D94721">
              <w:instrText xml:space="preserve">CITATION Ari20 \l 2057 </w:instrText>
            </w:r>
          </w:ins>
          <w:r w:rsidR="00C40F69">
            <w:fldChar w:fldCharType="separate"/>
          </w:r>
          <w:r w:rsidR="00217145" w:rsidRPr="00217145">
            <w:rPr>
              <w:noProof/>
            </w:rPr>
            <w:t>[10]</w:t>
          </w:r>
          <w:ins w:id="430" w:author="Martynas Lukosevicius" w:date="2022-01-03T17:28:00Z">
            <w:r w:rsidR="00C40F69">
              <w:fldChar w:fldCharType="end"/>
            </w:r>
          </w:ins>
          <w:customXmlInsRangeStart w:id="431" w:author="Martynas Lukosevicius" w:date="2022-01-03T17:28:00Z"/>
        </w:sdtContent>
      </w:sdt>
      <w:customXmlInsRangeEnd w:id="431"/>
      <w:ins w:id="432" w:author="Martynas Lukosevicius" w:date="2021-12-30T15:40:00Z">
        <w:r w:rsidR="000B2E2B">
          <w:t>. To avo</w:t>
        </w:r>
      </w:ins>
      <w:ins w:id="433" w:author="Martynas Lukosevicius" w:date="2021-12-30T15:41:00Z">
        <w:r w:rsidR="000B2E2B">
          <w:t xml:space="preserve">id </w:t>
        </w:r>
      </w:ins>
      <w:ins w:id="434" w:author="Martynas Lukosevicius" w:date="2021-12-30T16:30:00Z">
        <w:r w:rsidR="001408C1">
          <w:t>this,</w:t>
        </w:r>
      </w:ins>
      <w:ins w:id="435" w:author="Martynas Lukosevicius" w:date="2021-12-30T15:41:00Z">
        <w:r w:rsidR="000B2E2B">
          <w:t xml:space="preserve"> </w:t>
        </w:r>
      </w:ins>
      <w:ins w:id="436" w:author="Martynas Lukosevicius" w:date="2021-12-30T15:43:00Z">
        <w:r w:rsidR="000B2E2B">
          <w:t>it would better to sample from the conditional distribution</w:t>
        </w:r>
      </w:ins>
      <w:ins w:id="437" w:author="Martynas Lukosevicius" w:date="2021-12-30T15:44:00Z">
        <w:r w:rsidR="000B2E2B">
          <w:t>, this will make text more diverse and unpredictable, but</w:t>
        </w:r>
      </w:ins>
      <w:ins w:id="438" w:author="Martynas Lukosevicius" w:date="2021-12-30T15:48:00Z">
        <w:r w:rsidR="004969D1">
          <w:t xml:space="preserve"> rarely will introduce words which are not probable</w:t>
        </w:r>
      </w:ins>
      <w:customXmlInsRangeStart w:id="439" w:author="Martynas Lukosevicius" w:date="2022-01-03T17:29:00Z"/>
      <w:sdt>
        <w:sdtPr>
          <w:id w:val="1939320802"/>
          <w:citation/>
        </w:sdtPr>
        <w:sdtEndPr/>
        <w:sdtContent>
          <w:customXmlInsRangeEnd w:id="439"/>
          <w:ins w:id="440" w:author="Martynas Lukosevicius" w:date="2022-01-03T17:29:00Z">
            <w:r w:rsidR="002857BE">
              <w:fldChar w:fldCharType="begin"/>
            </w:r>
          </w:ins>
          <w:ins w:id="441" w:author="Martynas Lukosevicius" w:date="2022-01-04T01:24:00Z">
            <w:r w:rsidR="00D94721">
              <w:instrText xml:space="preserve">CITATION Ari20 \l 2057 </w:instrText>
            </w:r>
          </w:ins>
          <w:r w:rsidR="002857BE">
            <w:fldChar w:fldCharType="separate"/>
          </w:r>
          <w:r w:rsidR="00217145">
            <w:rPr>
              <w:noProof/>
            </w:rPr>
            <w:t xml:space="preserve"> </w:t>
          </w:r>
          <w:r w:rsidR="00217145" w:rsidRPr="00217145">
            <w:rPr>
              <w:noProof/>
            </w:rPr>
            <w:t>[10]</w:t>
          </w:r>
          <w:ins w:id="442" w:author="Martynas Lukosevicius" w:date="2022-01-03T17:29:00Z">
            <w:r w:rsidR="002857BE">
              <w:fldChar w:fldCharType="end"/>
            </w:r>
          </w:ins>
          <w:customXmlInsRangeStart w:id="443" w:author="Martynas Lukosevicius" w:date="2022-01-03T17:29:00Z"/>
        </w:sdtContent>
      </w:sdt>
      <w:customXmlInsRangeEnd w:id="443"/>
      <w:ins w:id="444" w:author="Martynas Lukosevicius" w:date="2021-12-30T15:49:00Z">
        <w:r w:rsidR="004969D1">
          <w:t xml:space="preserve">. </w:t>
        </w:r>
        <w:r w:rsidR="006639A0">
          <w:t xml:space="preserve">This can </w:t>
        </w:r>
      </w:ins>
      <w:ins w:id="445" w:author="Martynas Lukosevicius" w:date="2021-12-30T16:30:00Z">
        <w:r w:rsidR="001408C1">
          <w:t>be solved</w:t>
        </w:r>
      </w:ins>
      <w:ins w:id="446" w:author="Martynas Lukosevicius" w:date="2021-12-30T15:50:00Z">
        <w:r w:rsidR="006639A0">
          <w:t xml:space="preserve"> by selecting k most probable words and normalizing distribution (Top -</w:t>
        </w:r>
      </w:ins>
      <w:ins w:id="447" w:author="Martynas Lukosevicius" w:date="2021-12-30T15:51:00Z">
        <w:r w:rsidR="006639A0">
          <w:t xml:space="preserve"> </w:t>
        </w:r>
      </w:ins>
      <w:ins w:id="448" w:author="Martynas Lukosevicius" w:date="2021-12-30T15:50:00Z">
        <w:r w:rsidR="006639A0">
          <w:t xml:space="preserve">K sampling) or select most probable words until </w:t>
        </w:r>
      </w:ins>
      <w:ins w:id="449" w:author="Martynas Lukosevicius" w:date="2021-12-30T15:51:00Z">
        <w:r w:rsidR="006639A0">
          <w:t xml:space="preserve">sum of probabilities will be larger than p and then normalizing it (Top – p sampling). </w:t>
        </w:r>
      </w:ins>
      <w:ins w:id="450" w:author="Martynas Lukosevicius" w:date="2021-12-30T16:21:00Z">
        <w:r w:rsidR="0050135D">
          <w:t xml:space="preserve">Another common technique is to </w:t>
        </w:r>
      </w:ins>
      <w:ins w:id="451" w:author="Martynas Lukosevicius" w:date="2021-12-30T16:22:00Z">
        <w:r w:rsidR="0050135D">
          <w:t xml:space="preserve">shape a distribution using temperature. </w:t>
        </w:r>
      </w:ins>
      <w:ins w:id="452" w:author="Martynas Lukosevicius" w:date="2021-12-30T16:24:00Z">
        <w:r w:rsidR="00FE6035">
          <w:t xml:space="preserve">Given logits </w:t>
        </w:r>
      </w:ins>
      <m:oMath>
        <m:sSub>
          <m:sSubPr>
            <m:ctrlPr>
              <w:ins w:id="453" w:author="Martynas Lukosevicius" w:date="2021-12-30T16:24:00Z">
                <w:rPr>
                  <w:rFonts w:ascii="Cambria Math" w:hAnsi="Cambria Math"/>
                  <w:i/>
                </w:rPr>
              </w:ins>
            </m:ctrlPr>
          </m:sSubPr>
          <m:e>
            <m:r>
              <w:ins w:id="454" w:author="Martynas Lukosevicius" w:date="2021-12-30T16:24:00Z">
                <w:rPr>
                  <w:rFonts w:ascii="Cambria Math" w:hAnsi="Cambria Math"/>
                </w:rPr>
                <m:t>u</m:t>
              </w:ins>
            </m:r>
          </m:e>
          <m:sub>
            <m:r>
              <w:ins w:id="455" w:author="Martynas Lukosevicius" w:date="2021-12-30T16:24:00Z">
                <w:rPr>
                  <w:rFonts w:ascii="Cambria Math" w:hAnsi="Cambria Math"/>
                </w:rPr>
                <m:t>1</m:t>
              </w:ins>
            </m:r>
            <m:r>
              <w:ins w:id="456" w:author="Martynas Lukosevicius" w:date="2021-12-30T16:25:00Z">
                <w:rPr>
                  <w:rFonts w:ascii="Cambria Math" w:hAnsi="Cambria Math"/>
                </w:rPr>
                <m:t>:|</m:t>
              </w:ins>
            </m:r>
            <m:r>
              <w:ins w:id="457" w:author="Martynas Lukosevicius" w:date="2021-12-30T16:24:00Z">
                <w:rPr>
                  <w:rFonts w:ascii="Cambria Math" w:hAnsi="Cambria Math"/>
                </w:rPr>
                <m:t>V|</m:t>
              </w:ins>
            </m:r>
          </m:sub>
        </m:sSub>
      </m:oMath>
      <w:ins w:id="458" w:author="Martynas Lukosevicius" w:date="2021-12-30T16:25:00Z">
        <w:r w:rsidR="00FE6035">
          <w:rPr>
            <w:rFonts w:eastAsiaTheme="minorEastAsia"/>
          </w:rPr>
          <w:t xml:space="preserve"> and temperature t, </w:t>
        </w:r>
      </w:ins>
      <w:ins w:id="459" w:author="Martynas Lukosevicius" w:date="2021-12-30T16:30:00Z">
        <w:r w:rsidR="001408C1">
          <w:rPr>
            <w:rFonts w:eastAsiaTheme="minorEastAsia"/>
          </w:rPr>
          <w:t>SoftMax</w:t>
        </w:r>
      </w:ins>
      <w:ins w:id="460" w:author="Martynas Lukosevicius" w:date="2021-12-30T16:25:00Z">
        <w:r w:rsidR="00FE6035">
          <w:rPr>
            <w:rFonts w:eastAsiaTheme="minorEastAsia"/>
          </w:rPr>
          <w:t xml:space="preserve"> is calculated as</w:t>
        </w:r>
      </w:ins>
      <w:ins w:id="461" w:author="Martynas Lukosevicius" w:date="2021-12-30T16:28:00Z">
        <w:r w:rsidR="00FE6035">
          <w:rPr>
            <w:rFonts w:eastAsiaTheme="minorEastAsia"/>
          </w:rPr>
          <w:t>:</w:t>
        </w:r>
      </w:ins>
    </w:p>
    <w:p w14:paraId="37ABC1B3" w14:textId="16385D49" w:rsidR="00FE6035" w:rsidRPr="002857BE" w:rsidRDefault="00FE6035" w:rsidP="00886C6B">
      <w:pPr>
        <w:rPr>
          <w:ins w:id="462" w:author="Martynas Lukosevicius" w:date="2022-01-03T17:34:00Z"/>
          <w:rFonts w:eastAsiaTheme="minorEastAsia"/>
          <w:rPrChange w:id="463" w:author="Martynas Lukosevicius" w:date="2022-01-03T17:34:00Z">
            <w:rPr>
              <w:ins w:id="464" w:author="Martynas Lukosevicius" w:date="2022-01-03T17:34:00Z"/>
              <w:rFonts w:ascii="Cambria Math" w:hAnsi="Cambria Math"/>
              <w:i/>
            </w:rPr>
          </w:rPrChange>
        </w:rPr>
      </w:pPr>
      <m:oMathPara>
        <m:oMath>
          <m:r>
            <w:ins w:id="465" w:author="Martynas Lukosevicius" w:date="2021-12-30T16:25:00Z">
              <w:rPr>
                <w:rFonts w:ascii="Cambria Math" w:hAnsi="Cambria Math"/>
              </w:rPr>
              <m:t>p</m:t>
            </w:ins>
          </m:r>
          <m:d>
            <m:dPr>
              <m:ctrlPr>
                <w:ins w:id="466" w:author="Martynas Lukosevicius" w:date="2021-12-30T16:25:00Z">
                  <w:rPr>
                    <w:rFonts w:ascii="Cambria Math" w:hAnsi="Cambria Math"/>
                    <w:i/>
                  </w:rPr>
                </w:ins>
              </m:ctrlPr>
            </m:dPr>
            <m:e>
              <m:r>
                <w:ins w:id="467" w:author="Martynas Lukosevicius" w:date="2021-12-30T16:25:00Z">
                  <w:rPr>
                    <w:rFonts w:ascii="Cambria Math" w:hAnsi="Cambria Math"/>
                  </w:rPr>
                  <m:t>x=</m:t>
                </w:ins>
              </m:r>
              <m:sSub>
                <m:sSubPr>
                  <m:ctrlPr>
                    <w:ins w:id="468" w:author="Martynas Lukosevicius" w:date="2021-12-30T16:25:00Z">
                      <w:rPr>
                        <w:rFonts w:ascii="Cambria Math" w:hAnsi="Cambria Math"/>
                        <w:i/>
                      </w:rPr>
                    </w:ins>
                  </m:ctrlPr>
                </m:sSubPr>
                <m:e>
                  <m:r>
                    <w:ins w:id="469" w:author="Martynas Lukosevicius" w:date="2021-12-30T16:25:00Z">
                      <w:rPr>
                        <w:rFonts w:ascii="Cambria Math" w:hAnsi="Cambria Math"/>
                      </w:rPr>
                      <m:t>V</m:t>
                    </w:ins>
                  </m:r>
                </m:e>
                <m:sub>
                  <m:r>
                    <w:ins w:id="470" w:author="Martynas Lukosevicius" w:date="2021-12-30T16:25:00Z">
                      <w:rPr>
                        <w:rFonts w:ascii="Cambria Math" w:hAnsi="Cambria Math"/>
                      </w:rPr>
                      <m:t>l</m:t>
                    </w:ins>
                  </m:r>
                </m:sub>
              </m:sSub>
            </m:e>
            <m:e>
              <m:sSub>
                <m:sSubPr>
                  <m:ctrlPr>
                    <w:ins w:id="471" w:author="Martynas Lukosevicius" w:date="2021-12-30T16:25:00Z">
                      <w:rPr>
                        <w:rFonts w:ascii="Cambria Math" w:hAnsi="Cambria Math"/>
                        <w:i/>
                      </w:rPr>
                    </w:ins>
                  </m:ctrlPr>
                </m:sSubPr>
                <m:e>
                  <m:r>
                    <w:ins w:id="472" w:author="Martynas Lukosevicius" w:date="2021-12-30T16:25:00Z">
                      <w:rPr>
                        <w:rFonts w:ascii="Cambria Math" w:hAnsi="Cambria Math"/>
                      </w:rPr>
                      <m:t>x</m:t>
                    </w:ins>
                  </m:r>
                </m:e>
                <m:sub>
                  <m:r>
                    <w:ins w:id="473" w:author="Martynas Lukosevicius" w:date="2021-12-30T16:25:00Z">
                      <w:rPr>
                        <w:rFonts w:ascii="Cambria Math" w:hAnsi="Cambria Math"/>
                      </w:rPr>
                      <m:t>1:i-1</m:t>
                    </w:ins>
                  </m:r>
                </m:sub>
              </m:sSub>
            </m:e>
          </m:d>
          <m:r>
            <w:ins w:id="474" w:author="Martynas Lukosevicius" w:date="2021-12-30T16:26:00Z">
              <w:rPr>
                <w:rFonts w:ascii="Cambria Math" w:hAnsi="Cambria Math"/>
              </w:rPr>
              <m:t>=</m:t>
            </w:ins>
          </m:r>
          <m:f>
            <m:fPr>
              <m:ctrlPr>
                <w:rPr>
                  <w:rFonts w:ascii="Cambria Math" w:hAnsi="Cambria Math"/>
                </w:rPr>
              </m:ctrlPr>
            </m:fPr>
            <m:num>
              <m:r>
                <w:ins w:id="475" w:author="Martynas Lukosevicius" w:date="2021-12-30T16:26:00Z">
                  <w:rPr>
                    <w:rFonts w:ascii="Cambria Math" w:hAnsi="Cambria Math"/>
                  </w:rPr>
                  <m:t>exp</m:t>
                </w:ins>
              </m:r>
              <m:d>
                <m:dPr>
                  <m:ctrlPr>
                    <w:ins w:id="476" w:author="Martynas Lukosevicius" w:date="2021-12-30T16:26:00Z">
                      <w:rPr>
                        <w:rFonts w:ascii="Cambria Math" w:hAnsi="Cambria Math"/>
                        <w:i/>
                      </w:rPr>
                    </w:ins>
                  </m:ctrlPr>
                </m:dPr>
                <m:e>
                  <m:sSub>
                    <m:sSubPr>
                      <m:ctrlPr>
                        <w:ins w:id="477" w:author="Martynas Lukosevicius" w:date="2021-12-30T16:26:00Z">
                          <w:rPr>
                            <w:rFonts w:ascii="Cambria Math" w:hAnsi="Cambria Math"/>
                            <w:i/>
                          </w:rPr>
                        </w:ins>
                      </m:ctrlPr>
                    </m:sSubPr>
                    <m:e>
                      <m:r>
                        <w:ins w:id="478" w:author="Martynas Lukosevicius" w:date="2021-12-30T16:26:00Z">
                          <w:rPr>
                            <w:rFonts w:ascii="Cambria Math" w:hAnsi="Cambria Math"/>
                          </w:rPr>
                          <m:t>u</m:t>
                        </w:ins>
                      </m:r>
                    </m:e>
                    <m:sub>
                      <m:r>
                        <w:ins w:id="479" w:author="Martynas Lukosevicius" w:date="2021-12-30T16:26:00Z">
                          <w:rPr>
                            <w:rFonts w:ascii="Cambria Math" w:hAnsi="Cambria Math"/>
                          </w:rPr>
                          <m:t>l</m:t>
                        </w:ins>
                      </m:r>
                    </m:sub>
                  </m:sSub>
                  <m:r>
                    <w:ins w:id="480" w:author="Martynas Lukosevicius" w:date="2021-12-30T16:26:00Z">
                      <m:rPr>
                        <m:lit/>
                      </m:rPr>
                      <w:rPr>
                        <w:rFonts w:ascii="Cambria Math" w:hAnsi="Cambria Math"/>
                      </w:rPr>
                      <m:t>/</m:t>
                    </w:ins>
                  </m:r>
                  <m:r>
                    <w:ins w:id="481" w:author="Martynas Lukosevicius" w:date="2021-12-30T16:26:00Z">
                      <w:rPr>
                        <w:rFonts w:ascii="Cambria Math" w:hAnsi="Cambria Math"/>
                      </w:rPr>
                      <m:t>t</m:t>
                    </w:ins>
                  </m:r>
                </m:e>
              </m:d>
              <m:ctrlPr>
                <w:rPr>
                  <w:rFonts w:ascii="Cambria Math" w:hAnsi="Cambria Math"/>
                  <w:i/>
                </w:rPr>
              </m:ctrlPr>
            </m:num>
            <m:den>
              <m:nary>
                <m:naryPr>
                  <m:chr m:val="∑"/>
                  <m:supHide m:val="1"/>
                  <m:ctrlPr>
                    <w:rPr>
                      <w:rFonts w:ascii="Cambria Math" w:hAnsi="Cambria Math"/>
                    </w:rPr>
                  </m:ctrlPr>
                </m:naryPr>
                <m:sub>
                  <m:sSup>
                    <m:sSupPr>
                      <m:ctrlPr>
                        <w:ins w:id="482" w:author="Martynas Lukosevicius" w:date="2021-12-30T16:26:00Z">
                          <w:rPr>
                            <w:rFonts w:ascii="Cambria Math" w:hAnsi="Cambria Math"/>
                            <w:i/>
                          </w:rPr>
                        </w:ins>
                      </m:ctrlPr>
                    </m:sSupPr>
                    <m:e>
                      <m:r>
                        <w:ins w:id="483" w:author="Martynas Lukosevicius" w:date="2021-12-30T16:26:00Z">
                          <w:rPr>
                            <w:rFonts w:ascii="Cambria Math" w:hAnsi="Cambria Math"/>
                          </w:rPr>
                          <m:t>l</m:t>
                        </w:ins>
                      </m:r>
                    </m:e>
                    <m:sup>
                      <m:r>
                        <w:ins w:id="484" w:author="Martynas Lukosevicius" w:date="2021-12-30T16:26:00Z">
                          <w:rPr>
                            <w:rFonts w:ascii="Cambria Math" w:hAnsi="Cambria Math"/>
                          </w:rPr>
                          <m:t>'</m:t>
                        </w:ins>
                      </m:r>
                    </m:sup>
                  </m:sSup>
                  <m:ctrlPr>
                    <w:rPr>
                      <w:rFonts w:ascii="Cambria Math" w:hAnsi="Cambria Math"/>
                      <w:i/>
                    </w:rPr>
                  </m:ctrlPr>
                </m:sub>
                <m:sup>
                  <m:ctrlPr>
                    <w:rPr>
                      <w:rFonts w:ascii="Cambria Math" w:hAnsi="Cambria Math"/>
                      <w:i/>
                    </w:rPr>
                  </m:ctrlPr>
                </m:sup>
                <m:e>
                  <m:r>
                    <w:ins w:id="485" w:author="Martynas Lukosevicius" w:date="2021-12-30T16:26:00Z">
                      <w:rPr>
                        <w:rFonts w:ascii="Cambria Math" w:hAnsi="Cambria Math"/>
                      </w:rPr>
                      <m:t>exp</m:t>
                    </w:ins>
                  </m:r>
                  <m:d>
                    <m:dPr>
                      <m:ctrlPr>
                        <w:ins w:id="486" w:author="Martynas Lukosevicius" w:date="2021-12-30T16:26:00Z">
                          <w:rPr>
                            <w:rFonts w:ascii="Cambria Math" w:hAnsi="Cambria Math"/>
                            <w:i/>
                          </w:rPr>
                        </w:ins>
                      </m:ctrlPr>
                    </m:dPr>
                    <m:e>
                      <m:sSubSup>
                        <m:sSubSupPr>
                          <m:ctrlPr>
                            <w:ins w:id="487" w:author="Martynas Lukosevicius" w:date="2021-12-30T16:26:00Z">
                              <w:rPr>
                                <w:rFonts w:ascii="Cambria Math" w:hAnsi="Cambria Math"/>
                                <w:i/>
                              </w:rPr>
                            </w:ins>
                          </m:ctrlPr>
                        </m:sSubSupPr>
                        <m:e>
                          <m:r>
                            <w:ins w:id="488" w:author="Martynas Lukosevicius" w:date="2021-12-30T16:26:00Z">
                              <w:rPr>
                                <w:rFonts w:ascii="Cambria Math" w:hAnsi="Cambria Math"/>
                              </w:rPr>
                              <m:t>u</m:t>
                            </w:ins>
                          </m:r>
                        </m:e>
                        <m:sub>
                          <m:r>
                            <w:ins w:id="489" w:author="Martynas Lukosevicius" w:date="2021-12-30T16:26:00Z">
                              <w:rPr>
                                <w:rFonts w:ascii="Cambria Math" w:hAnsi="Cambria Math"/>
                              </w:rPr>
                              <m:t>l</m:t>
                            </w:ins>
                          </m:r>
                        </m:sub>
                        <m:sup>
                          <m:r>
                            <w:ins w:id="490" w:author="Martynas Lukosevicius" w:date="2021-12-30T16:26:00Z">
                              <w:rPr>
                                <w:rFonts w:ascii="Cambria Math" w:hAnsi="Cambria Math"/>
                              </w:rPr>
                              <m:t>'</m:t>
                            </w:ins>
                          </m:r>
                        </m:sup>
                      </m:sSubSup>
                      <m:r>
                        <w:ins w:id="491" w:author="Martynas Lukosevicius" w:date="2021-12-30T16:26:00Z">
                          <m:rPr>
                            <m:lit/>
                          </m:rPr>
                          <w:rPr>
                            <w:rFonts w:ascii="Cambria Math" w:hAnsi="Cambria Math"/>
                          </w:rPr>
                          <m:t>/</m:t>
                        </w:ins>
                      </m:r>
                      <m:r>
                        <w:ins w:id="492" w:author="Martynas Lukosevicius" w:date="2021-12-30T16:26:00Z">
                          <w:rPr>
                            <w:rFonts w:ascii="Cambria Math" w:hAnsi="Cambria Math"/>
                          </w:rPr>
                          <m:t>t</m:t>
                        </w:ins>
                      </m:r>
                    </m:e>
                  </m:d>
                  <m:ctrlPr>
                    <w:rPr>
                      <w:rFonts w:ascii="Cambria Math" w:hAnsi="Cambria Math"/>
                      <w:i/>
                    </w:rPr>
                  </m:ctrlPr>
                </m:e>
              </m:nary>
              <m:ctrlPr>
                <w:rPr>
                  <w:rFonts w:ascii="Cambria Math" w:hAnsi="Cambria Math"/>
                  <w:i/>
                </w:rPr>
              </m:ctrlPr>
            </m:den>
          </m:f>
        </m:oMath>
      </m:oMathPara>
    </w:p>
    <w:p w14:paraId="0B5F67FB" w14:textId="76B36787" w:rsidR="002857BE" w:rsidRPr="002857BE" w:rsidRDefault="002857BE">
      <w:pPr>
        <w:pStyle w:val="Caption"/>
        <w:jc w:val="center"/>
        <w:rPr>
          <w:ins w:id="493" w:author="Martynas Lukosevicius" w:date="2021-12-30T16:28:00Z"/>
          <w:rFonts w:eastAsiaTheme="minorEastAsia"/>
        </w:rPr>
        <w:pPrChange w:id="494" w:author="Martynas Lukosevicius" w:date="2022-01-03T17:34:00Z">
          <w:pPr/>
        </w:pPrChange>
      </w:pPr>
      <w:ins w:id="495" w:author="Martynas Lukosevicius" w:date="2022-01-03T17:34:00Z">
        <w:r>
          <w:t xml:space="preserve">Equation </w:t>
        </w:r>
        <w:r>
          <w:fldChar w:fldCharType="begin"/>
        </w:r>
        <w:r>
          <w:instrText xml:space="preserve"> SEQ Equation \* ARABIC </w:instrText>
        </w:r>
      </w:ins>
      <w:r>
        <w:fldChar w:fldCharType="separate"/>
      </w:r>
      <w:ins w:id="496" w:author="Martynas Lukosevicius" w:date="2022-01-03T18:11:00Z">
        <w:r w:rsidR="00B52B4B">
          <w:rPr>
            <w:noProof/>
          </w:rPr>
          <w:t>5</w:t>
        </w:r>
      </w:ins>
      <w:ins w:id="497" w:author="Martynas Lukosevicius" w:date="2022-01-03T17:34:00Z">
        <w:r>
          <w:fldChar w:fldCharType="end"/>
        </w:r>
        <w:r>
          <w:t>. SoftMax with temperature</w:t>
        </w:r>
      </w:ins>
    </w:p>
    <w:p w14:paraId="6D2D183E" w14:textId="42D6D694" w:rsidR="00FE6035" w:rsidRDefault="001408C1" w:rsidP="00886C6B">
      <w:pPr>
        <w:rPr>
          <w:ins w:id="498" w:author="Martynas Lukosevicius" w:date="2021-12-30T14:05:00Z"/>
        </w:rPr>
      </w:pPr>
      <w:ins w:id="499" w:author="Martynas Lukosevicius" w:date="2021-12-30T16:30:00Z">
        <w:r>
          <w:rPr>
            <w:rFonts w:eastAsiaTheme="minorEastAsia"/>
          </w:rPr>
          <w:t>However,</w:t>
        </w:r>
      </w:ins>
      <w:ins w:id="500" w:author="Martynas Lukosevicius" w:date="2021-12-30T16:28:00Z">
        <w:r w:rsidR="00FE6035">
          <w:rPr>
            <w:rFonts w:eastAsiaTheme="minorEastAsia"/>
          </w:rPr>
          <w:t xml:space="preserve"> analysis shown that</w:t>
        </w:r>
        <w:r>
          <w:rPr>
            <w:rFonts w:eastAsiaTheme="minorEastAsia"/>
          </w:rPr>
          <w:t xml:space="preserve"> </w:t>
        </w:r>
      </w:ins>
      <w:ins w:id="501" w:author="Martynas Lukosevicius" w:date="2021-12-30T16:29:00Z">
        <w:r>
          <w:rPr>
            <w:rFonts w:eastAsiaTheme="minorEastAsia"/>
          </w:rPr>
          <w:t>while lowering the temperature improves generation quality, it comes at the cost of decreasing diversity</w:t>
        </w:r>
      </w:ins>
      <w:customXmlInsRangeStart w:id="502" w:author="Martynas Lukosevicius" w:date="2022-01-03T17:29:00Z"/>
      <w:sdt>
        <w:sdtPr>
          <w:rPr>
            <w:rFonts w:eastAsiaTheme="minorEastAsia"/>
          </w:rPr>
          <w:id w:val="-1233850940"/>
          <w:citation/>
        </w:sdtPr>
        <w:sdtEndPr/>
        <w:sdtContent>
          <w:customXmlInsRangeEnd w:id="502"/>
          <w:ins w:id="503" w:author="Martynas Lukosevicius" w:date="2022-01-03T17:29:00Z">
            <w:r w:rsidR="002857BE">
              <w:rPr>
                <w:rFonts w:eastAsiaTheme="minorEastAsia"/>
              </w:rPr>
              <w:fldChar w:fldCharType="begin"/>
            </w:r>
          </w:ins>
          <w:ins w:id="504" w:author="Martynas Lukosevicius" w:date="2022-01-04T01:24:00Z">
            <w:r w:rsidR="00D94721">
              <w:rPr>
                <w:rFonts w:eastAsiaTheme="minorEastAsia"/>
              </w:rPr>
              <w:instrText xml:space="preserve">CITATION Ari20 \l 2057 </w:instrText>
            </w:r>
          </w:ins>
          <w:r w:rsidR="002857BE">
            <w:rPr>
              <w:rFonts w:eastAsiaTheme="minorEastAsia"/>
            </w:rPr>
            <w:fldChar w:fldCharType="separate"/>
          </w:r>
          <w:r w:rsidR="00217145">
            <w:rPr>
              <w:rFonts w:eastAsiaTheme="minorEastAsia"/>
              <w:noProof/>
            </w:rPr>
            <w:t xml:space="preserve"> </w:t>
          </w:r>
          <w:r w:rsidR="00217145" w:rsidRPr="00217145">
            <w:rPr>
              <w:rFonts w:eastAsiaTheme="minorEastAsia"/>
              <w:noProof/>
            </w:rPr>
            <w:t>[10]</w:t>
          </w:r>
          <w:ins w:id="505" w:author="Martynas Lukosevicius" w:date="2022-01-03T17:29:00Z">
            <w:r w:rsidR="002857BE">
              <w:rPr>
                <w:rFonts w:eastAsiaTheme="minorEastAsia"/>
              </w:rPr>
              <w:fldChar w:fldCharType="end"/>
            </w:r>
          </w:ins>
          <w:customXmlInsRangeStart w:id="506" w:author="Martynas Lukosevicius" w:date="2022-01-03T17:29:00Z"/>
        </w:sdtContent>
      </w:sdt>
      <w:customXmlInsRangeEnd w:id="506"/>
      <w:ins w:id="507" w:author="Martynas Lukosevicius" w:date="2021-12-30T16:29:00Z">
        <w:r>
          <w:rPr>
            <w:rFonts w:eastAsiaTheme="minorEastAsia"/>
          </w:rPr>
          <w:t>.</w:t>
        </w:r>
      </w:ins>
    </w:p>
    <w:p w14:paraId="1C7AF87D" w14:textId="6D69D6E8" w:rsidR="006A1868" w:rsidRDefault="00E05DF6">
      <w:pPr>
        <w:pStyle w:val="Heading2"/>
        <w:rPr>
          <w:ins w:id="508" w:author="Martynas Lukosevicius" w:date="2021-12-30T16:46:00Z"/>
        </w:rPr>
        <w:pPrChange w:id="509" w:author="Martynas Lukosevicius" w:date="2021-12-30T19:29:00Z">
          <w:pPr/>
        </w:pPrChange>
      </w:pPr>
      <w:r>
        <w:rPr>
          <w:noProof/>
        </w:rPr>
        <mc:AlternateContent>
          <mc:Choice Requires="wpg">
            <w:drawing>
              <wp:anchor distT="0" distB="0" distL="114300" distR="114300" simplePos="0" relativeHeight="251660288" behindDoc="0" locked="0" layoutInCell="1" allowOverlap="1" wp14:anchorId="30F7378B" wp14:editId="59336D78">
                <wp:simplePos x="0" y="0"/>
                <wp:positionH relativeFrom="column">
                  <wp:posOffset>4251960</wp:posOffset>
                </wp:positionH>
                <wp:positionV relativeFrom="paragraph">
                  <wp:posOffset>292735</wp:posOffset>
                </wp:positionV>
                <wp:extent cx="1593850" cy="3291840"/>
                <wp:effectExtent l="0" t="0" r="6350" b="3810"/>
                <wp:wrapTight wrapText="bothSides">
                  <wp:wrapPolygon edited="0">
                    <wp:start x="0" y="0"/>
                    <wp:lineTo x="0" y="21500"/>
                    <wp:lineTo x="21428" y="21500"/>
                    <wp:lineTo x="21428"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1593850" cy="3291840"/>
                          <a:chOff x="0" y="0"/>
                          <a:chExt cx="1593850" cy="3636645"/>
                        </a:xfrm>
                      </wpg:grpSpPr>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3850" cy="3169920"/>
                          </a:xfrm>
                          <a:prstGeom prst="rect">
                            <a:avLst/>
                          </a:prstGeom>
                          <a:noFill/>
                          <a:ln>
                            <a:noFill/>
                          </a:ln>
                        </pic:spPr>
                      </pic:pic>
                      <wps:wsp>
                        <wps:cNvPr id="13" name="Text Box 13"/>
                        <wps:cNvSpPr txBox="1"/>
                        <wps:spPr>
                          <a:xfrm>
                            <a:off x="0" y="3230880"/>
                            <a:ext cx="1593850" cy="405765"/>
                          </a:xfrm>
                          <a:prstGeom prst="rect">
                            <a:avLst/>
                          </a:prstGeom>
                          <a:solidFill>
                            <a:prstClr val="white"/>
                          </a:solidFill>
                          <a:ln>
                            <a:noFill/>
                          </a:ln>
                        </wps:spPr>
                        <wps:txbx>
                          <w:txbxContent>
                            <w:p w14:paraId="1DE8002A" w14:textId="566F492A" w:rsidR="00603B52" w:rsidRPr="008337D1" w:rsidRDefault="00603B52">
                              <w:pPr>
                                <w:pStyle w:val="Caption"/>
                                <w:rPr>
                                  <w:noProof/>
                                </w:rPr>
                                <w:pPrChange w:id="510" w:author="Martynas Lukosevicius" w:date="2022-01-03T17:35:00Z">
                                  <w:pPr>
                                    <w:ind w:firstLine="720"/>
                                  </w:pPr>
                                </w:pPrChange>
                              </w:pPr>
                              <w:bookmarkStart w:id="511" w:name="_Ref92123811"/>
                              <w:ins w:id="512" w:author="Martynas Lukosevicius" w:date="2022-01-03T17:35:00Z">
                                <w:r>
                                  <w:t xml:space="preserve">Figure </w:t>
                                </w:r>
                                <w:r>
                                  <w:fldChar w:fldCharType="begin"/>
                                </w:r>
                                <w:r>
                                  <w:instrText xml:space="preserve"> SEQ Figure \* ARABIC </w:instrText>
                                </w:r>
                              </w:ins>
                              <w:r>
                                <w:fldChar w:fldCharType="separate"/>
                              </w:r>
                              <w:ins w:id="513" w:author="Martynas Lukosevicius" w:date="2022-01-03T18:28:00Z">
                                <w:r w:rsidR="00FF742C">
                                  <w:rPr>
                                    <w:noProof/>
                                  </w:rPr>
                                  <w:t>6</w:t>
                                </w:r>
                              </w:ins>
                              <w:ins w:id="514" w:author="Martynas Lukosevicius" w:date="2022-01-03T17:35:00Z">
                                <w:r>
                                  <w:fldChar w:fldCharType="end"/>
                                </w:r>
                                <w:bookmarkEnd w:id="511"/>
                                <w:r>
                                  <w:t>. Architecture of LSTM based generator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0F7378B" id="Group 17" o:spid="_x0000_s1026" style="position:absolute;left:0;text-align:left;margin-left:334.8pt;margin-top:23.05pt;width:125.5pt;height:259.2pt;z-index:251660288;mso-height-relative:margin" coordsize="15938,363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15938;height:3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">
                  <v:imagedata r:id="rId16" o:title=""/>
                </v:shape>
                <v:shapetype id="_x0000_t202" coordsize="21600,21600" o:spt="202" path="m,l,21600r21600,l21600,xe">
                  <v:stroke joinstyle="miter"/>
                  <v:path gradientshapeok="t" o:connecttype="rect"/>
                </v:shapetype>
                <v:shape id="Text Box 13" o:spid="_x0000_s1028" type="#_x0000_t202" style="position:absolute;top:32308;width:15938;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1DE8002A" w14:textId="566F492A" w:rsidR="00603B52" w:rsidRPr="008337D1" w:rsidRDefault="00603B52">
                        <w:pPr>
                          <w:pStyle w:val="Caption"/>
                          <w:rPr>
                            <w:noProof/>
                          </w:rPr>
                          <w:pPrChange w:id="515" w:author="Martynas Lukosevicius" w:date="2022-01-03T17:35:00Z">
                            <w:pPr>
                              <w:ind w:firstLine="720"/>
                            </w:pPr>
                          </w:pPrChange>
                        </w:pPr>
                        <w:bookmarkStart w:id="516" w:name="_Ref92123811"/>
                        <w:ins w:id="517" w:author="Martynas Lukosevicius" w:date="2022-01-03T17:35:00Z">
                          <w:r>
                            <w:t xml:space="preserve">Figure </w:t>
                          </w:r>
                          <w:r>
                            <w:fldChar w:fldCharType="begin"/>
                          </w:r>
                          <w:r>
                            <w:instrText xml:space="preserve"> SEQ Figure \* ARABIC </w:instrText>
                          </w:r>
                        </w:ins>
                        <w:r>
                          <w:fldChar w:fldCharType="separate"/>
                        </w:r>
                        <w:ins w:id="518" w:author="Martynas Lukosevicius" w:date="2022-01-03T18:28:00Z">
                          <w:r w:rsidR="00FF742C">
                            <w:rPr>
                              <w:noProof/>
                            </w:rPr>
                            <w:t>6</w:t>
                          </w:r>
                        </w:ins>
                        <w:ins w:id="519" w:author="Martynas Lukosevicius" w:date="2022-01-03T17:35:00Z">
                          <w:r>
                            <w:fldChar w:fldCharType="end"/>
                          </w:r>
                          <w:bookmarkEnd w:id="516"/>
                          <w:r>
                            <w:t>. Architecture of LSTM based generator</w:t>
                          </w:r>
                        </w:ins>
                      </w:p>
                    </w:txbxContent>
                  </v:textbox>
                </v:shape>
                <w10:wrap type="tight"/>
              </v:group>
            </w:pict>
          </mc:Fallback>
        </mc:AlternateContent>
      </w:r>
      <w:ins w:id="520" w:author="Martynas Lukosevicius" w:date="2021-12-30T16:46:00Z">
        <w:r w:rsidR="003A5CD7">
          <w:t xml:space="preserve">Models Used for experiments. </w:t>
        </w:r>
      </w:ins>
    </w:p>
    <w:p w14:paraId="68C23ADF" w14:textId="5A756EC9" w:rsidR="003A5CD7" w:rsidRDefault="003A5CD7">
      <w:pPr>
        <w:ind w:firstLine="720"/>
        <w:rPr>
          <w:ins w:id="521" w:author="Martynas Lukosevicius" w:date="2021-12-30T16:47:00Z"/>
        </w:rPr>
        <w:pPrChange w:id="522" w:author="Martynas Lukosevicius" w:date="2021-12-30T16:59:00Z">
          <w:pPr/>
        </w:pPrChange>
      </w:pPr>
      <w:ins w:id="523" w:author="Martynas Lukosevicius" w:date="2021-12-30T16:46:00Z">
        <w:r>
          <w:t xml:space="preserve">In this project </w:t>
        </w:r>
      </w:ins>
      <w:ins w:id="524" w:author="Martynas Lukosevicius" w:date="2021-12-30T16:47:00Z">
        <w:r w:rsidR="00E00133">
          <w:t xml:space="preserve">for open text generation experiments </w:t>
        </w:r>
      </w:ins>
      <w:ins w:id="525" w:author="Martynas Lukosevicius" w:date="2021-12-30T16:48:00Z">
        <w:r w:rsidR="00E00133">
          <w:t xml:space="preserve">N – gram model, LSTM based model and pretrained GPT2 small version will be used. For all models text will be </w:t>
        </w:r>
      </w:ins>
      <w:ins w:id="526" w:author="Martynas Lukosevicius" w:date="2021-12-30T16:49:00Z">
        <w:r w:rsidR="00E00133">
          <w:t xml:space="preserve">tokenized with a same tokenizer </w:t>
        </w:r>
      </w:ins>
      <w:ins w:id="527" w:author="Martynas Lukosevicius" w:date="2021-12-30T16:57:00Z">
        <w:r w:rsidR="0015789C">
          <w:t>used to train GPT-2. This tokenizer</w:t>
        </w:r>
      </w:ins>
      <w:ins w:id="528" w:author="Martynas Lukosevicius" w:date="2021-12-30T18:16:00Z">
        <w:r w:rsidR="00695F1C">
          <w:t xml:space="preserve"> used Byte Pair Encoding and</w:t>
        </w:r>
      </w:ins>
      <w:ins w:id="529" w:author="Martynas Lukosevicius" w:date="2021-12-30T16:57:00Z">
        <w:r w:rsidR="0015789C">
          <w:t xml:space="preserve"> </w:t>
        </w:r>
      </w:ins>
      <w:ins w:id="530" w:author="Martynas Lukosevicius" w:date="2021-12-30T16:59:00Z">
        <w:r w:rsidR="003133C5">
          <w:t xml:space="preserve">has a vocabulary of 50257 tokens. </w:t>
        </w:r>
      </w:ins>
    </w:p>
    <w:p w14:paraId="63D956F1" w14:textId="4696FFFD" w:rsidR="00E00133" w:rsidRDefault="00E00133" w:rsidP="00886C6B">
      <w:pPr>
        <w:rPr>
          <w:ins w:id="531" w:author="Martynas Lukosevicius" w:date="2021-12-30T16:47:00Z"/>
        </w:rPr>
      </w:pPr>
      <w:ins w:id="532" w:author="Martynas Lukosevicius" w:date="2021-12-30T16:47:00Z">
        <w:r>
          <w:t xml:space="preserve">N-gram model </w:t>
        </w:r>
      </w:ins>
      <w:ins w:id="533" w:author="Martynas Lukosevicius" w:date="2021-12-30T17:00:00Z">
        <w:r w:rsidR="003133C5">
          <w:t xml:space="preserve">is a standard N- gram model as described in </w:t>
        </w:r>
      </w:ins>
      <w:ins w:id="534" w:author="Martynas Lukosevicius" w:date="2022-01-03T17:37:00Z">
        <w:r w:rsidR="00603B52">
          <w:fldChar w:fldCharType="begin"/>
        </w:r>
        <w:r w:rsidR="00603B52">
          <w:instrText xml:space="preserve"> REF _Ref92123859 \r </w:instrText>
        </w:r>
      </w:ins>
      <w:r w:rsidR="00603B52">
        <w:fldChar w:fldCharType="separate"/>
      </w:r>
      <w:ins w:id="535" w:author="Martynas Lukosevicius" w:date="2022-01-03T17:37:00Z">
        <w:r w:rsidR="00603B52">
          <w:t>2.2.1</w:t>
        </w:r>
        <w:r w:rsidR="00603B52">
          <w:fldChar w:fldCharType="end"/>
        </w:r>
      </w:ins>
      <w:ins w:id="536" w:author="Martynas Lukosevicius" w:date="2021-12-30T17:00:00Z">
        <w:r w:rsidR="003133C5">
          <w:t xml:space="preserve"> </w:t>
        </w:r>
      </w:ins>
    </w:p>
    <w:p w14:paraId="1A5EC011" w14:textId="37FB0EBF" w:rsidR="00E00133" w:rsidRDefault="00E00133">
      <w:pPr>
        <w:pStyle w:val="Heading3"/>
        <w:rPr>
          <w:ins w:id="537" w:author="Martynas Lukosevicius" w:date="2021-12-30T17:35:00Z"/>
        </w:rPr>
        <w:pPrChange w:id="538" w:author="Martynas Lukosevicius" w:date="2022-01-03T14:24:00Z">
          <w:pPr/>
        </w:pPrChange>
      </w:pPr>
      <w:ins w:id="539" w:author="Martynas Lukosevicius" w:date="2021-12-30T16:47:00Z">
        <w:r w:rsidRPr="009E22D6">
          <w:rPr>
            <w:rStyle w:val="Heading3Char"/>
            <w:rPrChange w:id="540" w:author="Martynas Lukosevicius" w:date="2021-12-30T19:29:00Z">
              <w:rPr/>
            </w:rPrChange>
          </w:rPr>
          <w:t xml:space="preserve">LSTM based </w:t>
        </w:r>
      </w:ins>
      <w:ins w:id="541" w:author="Martynas Lukosevicius" w:date="2021-12-30T17:35:00Z">
        <w:r w:rsidR="000C51D2" w:rsidRPr="009E22D6">
          <w:rPr>
            <w:rStyle w:val="Heading3Char"/>
            <w:rPrChange w:id="542" w:author="Martynas Lukosevicius" w:date="2021-12-30T19:29:00Z">
              <w:rPr/>
            </w:rPrChange>
          </w:rPr>
          <w:t>language model</w:t>
        </w:r>
        <w:r w:rsidR="000C51D2">
          <w:t xml:space="preserve">. </w:t>
        </w:r>
      </w:ins>
    </w:p>
    <w:p w14:paraId="35717527" w14:textId="677E254D" w:rsidR="000C51D2" w:rsidRDefault="000C51D2" w:rsidP="00886C6B">
      <w:pPr>
        <w:rPr>
          <w:ins w:id="543" w:author="Martynas Lukosevicius" w:date="2021-12-30T17:56:00Z"/>
        </w:rPr>
      </w:pPr>
      <w:ins w:id="544" w:author="Martynas Lukosevicius" w:date="2021-12-30T17:36:00Z">
        <w:r>
          <w:t>This model consists of embedding layer which projects tokens to the dimension of 100, followed by</w:t>
        </w:r>
      </w:ins>
      <w:ins w:id="545" w:author="Martynas Lukosevicius" w:date="2021-12-30T17:54:00Z">
        <w:r w:rsidR="00A2743C">
          <w:t xml:space="preserve"> 2 blocks of</w:t>
        </w:r>
      </w:ins>
      <w:ins w:id="546" w:author="Martynas Lukosevicius" w:date="2021-12-30T17:36:00Z">
        <w:r>
          <w:t xml:space="preserve"> LSTM layer with 254 </w:t>
        </w:r>
      </w:ins>
      <w:ins w:id="547" w:author="Martynas Lukosevicius" w:date="2021-12-30T17:37:00Z">
        <w:r>
          <w:t xml:space="preserve">hidden states which returns sequence and dropout </w:t>
        </w:r>
      </w:ins>
      <w:ins w:id="548" w:author="Martynas Lukosevicius" w:date="2021-12-30T17:54:00Z">
        <w:r w:rsidR="00A2743C">
          <w:t xml:space="preserve">layers </w:t>
        </w:r>
      </w:ins>
      <w:ins w:id="549" w:author="Martynas Lukosevicius" w:date="2021-12-30T17:37:00Z">
        <w:r>
          <w:t xml:space="preserve">with a </w:t>
        </w:r>
      </w:ins>
      <w:ins w:id="550" w:author="Martynas Lukosevicius" w:date="2021-12-30T18:23:00Z">
        <w:r w:rsidR="00D22E9C">
          <w:t>rate</w:t>
        </w:r>
      </w:ins>
      <w:ins w:id="551" w:author="Martynas Lukosevicius" w:date="2021-12-30T17:37:00Z">
        <w:r>
          <w:t xml:space="preserve"> of 0.2</w:t>
        </w:r>
      </w:ins>
      <w:ins w:id="552" w:author="Martynas Lukosevicius" w:date="2021-12-30T17:54:00Z">
        <w:r w:rsidR="00A2743C">
          <w:t xml:space="preserve"> and 0.5. </w:t>
        </w:r>
      </w:ins>
      <w:ins w:id="553" w:author="Martynas Lukosevicius" w:date="2021-12-30T17:55:00Z">
        <w:r w:rsidR="00A2743C">
          <w:t>At the end</w:t>
        </w:r>
      </w:ins>
      <w:ins w:id="554" w:author="Martynas Lukosevicius" w:date="2021-12-30T17:54:00Z">
        <w:r w:rsidR="00A2743C">
          <w:t xml:space="preserve"> fe</w:t>
        </w:r>
      </w:ins>
      <w:ins w:id="555" w:author="Martynas Lukosevicius" w:date="2021-12-30T17:55:00Z">
        <w:r w:rsidR="00A2743C">
          <w:t>ed forward network is added with 500 hidden neurons and output of 50257 neurons</w:t>
        </w:r>
      </w:ins>
      <w:ins w:id="556" w:author="Martynas Lukosevicius" w:date="2022-01-03T17:36:00Z">
        <w:r w:rsidR="00603B52">
          <w:t xml:space="preserve"> (</w:t>
        </w:r>
        <w:r w:rsidR="00603B52">
          <w:fldChar w:fldCharType="begin"/>
        </w:r>
        <w:r w:rsidR="00603B52">
          <w:instrText xml:space="preserve"> REF _Ref92123811 </w:instrText>
        </w:r>
      </w:ins>
      <w:r w:rsidR="00603B52">
        <w:fldChar w:fldCharType="separate"/>
      </w:r>
      <w:ins w:id="557" w:author="Martynas Lukosevicius" w:date="2022-01-03T17:36:00Z">
        <w:r w:rsidR="00603B52">
          <w:t xml:space="preserve">Figure </w:t>
        </w:r>
        <w:r w:rsidR="00603B52">
          <w:rPr>
            <w:noProof/>
          </w:rPr>
          <w:t>6</w:t>
        </w:r>
        <w:r w:rsidR="00603B52">
          <w:fldChar w:fldCharType="end"/>
        </w:r>
        <w:r w:rsidR="00603B52">
          <w:t>)</w:t>
        </w:r>
      </w:ins>
      <w:ins w:id="558" w:author="Martynas Lukosevicius" w:date="2021-12-30T17:55:00Z">
        <w:r w:rsidR="00A2743C">
          <w:t xml:space="preserve">. This model outputs logits which later </w:t>
        </w:r>
      </w:ins>
      <w:ins w:id="559" w:author="Martynas Lukosevicius" w:date="2021-12-30T17:56:00Z">
        <w:r w:rsidR="00A2743C">
          <w:t xml:space="preserve">during sampling are converted to probabilities. </w:t>
        </w:r>
      </w:ins>
    </w:p>
    <w:p w14:paraId="4B8AF9EB" w14:textId="62B505ED" w:rsidR="00A2743C" w:rsidRDefault="007D73FC">
      <w:pPr>
        <w:pStyle w:val="Heading3"/>
        <w:rPr>
          <w:ins w:id="560" w:author="Martynas Lukosevicius" w:date="2021-12-30T17:58:00Z"/>
        </w:rPr>
        <w:pPrChange w:id="561" w:author="Martynas Lukosevicius" w:date="2021-12-30T19:29:00Z">
          <w:pPr/>
        </w:pPrChange>
      </w:pPr>
      <w:ins w:id="562" w:author="Martynas Lukosevicius" w:date="2021-12-30T17:58:00Z">
        <w:r>
          <w:t xml:space="preserve">GPT-2 – simple </w:t>
        </w:r>
      </w:ins>
    </w:p>
    <w:p w14:paraId="1BC7A632" w14:textId="3A8EAACA" w:rsidR="007D73FC" w:rsidRDefault="00D22E9C" w:rsidP="00886C6B">
      <w:pPr>
        <w:rPr>
          <w:ins w:id="563" w:author="Martynas Lukosevicius" w:date="2021-12-30T17:01:00Z"/>
        </w:rPr>
      </w:pPr>
      <w:ins w:id="564" w:author="Martynas Lukosevicius" w:date="2021-12-30T18:22:00Z">
        <w:r>
          <w:t xml:space="preserve">Pretrained </w:t>
        </w:r>
      </w:ins>
      <w:ins w:id="565" w:author="Martynas Lukosevicius" w:date="2021-12-30T18:17:00Z">
        <w:r w:rsidR="00695F1C">
          <w:t>GPT-2 simple model</w:t>
        </w:r>
      </w:ins>
      <w:ins w:id="566" w:author="Martynas Lukosevicius" w:date="2021-12-30T18:22:00Z">
        <w:r>
          <w:t xml:space="preserve"> </w:t>
        </w:r>
      </w:ins>
      <w:customXmlInsRangeStart w:id="567" w:author="Martynas Lukosevicius" w:date="2022-01-03T17:40:00Z"/>
      <w:sdt>
        <w:sdtPr>
          <w:id w:val="2145540562"/>
          <w:citation/>
        </w:sdtPr>
        <w:sdtEndPr/>
        <w:sdtContent>
          <w:customXmlInsRangeEnd w:id="567"/>
          <w:ins w:id="568" w:author="Martynas Lukosevicius" w:date="2022-01-03T17:40:00Z">
            <w:r w:rsidR="00E23F70" w:rsidRPr="00E23F70">
              <w:rPr>
                <w:rPrChange w:id="569" w:author="Martynas Lukosevicius" w:date="2022-01-03T17:40:00Z">
                  <w:rPr>
                    <w:highlight w:val="yellow"/>
                  </w:rPr>
                </w:rPrChange>
              </w:rPr>
              <w:fldChar w:fldCharType="begin"/>
            </w:r>
            <w:r w:rsidR="00E23F70" w:rsidRPr="00E23F70">
              <w:rPr>
                <w:rPrChange w:id="570" w:author="Martynas Lukosevicius" w:date="2022-01-03T17:40:00Z">
                  <w:rPr>
                    <w:highlight w:val="yellow"/>
                  </w:rPr>
                </w:rPrChange>
              </w:rPr>
              <w:instrText xml:space="preserve"> CITATION Hug \l 2057 </w:instrText>
            </w:r>
          </w:ins>
          <w:r w:rsidR="00E23F70" w:rsidRPr="00E23F70">
            <w:rPr>
              <w:rPrChange w:id="571" w:author="Martynas Lukosevicius" w:date="2022-01-03T17:40:00Z">
                <w:rPr>
                  <w:highlight w:val="yellow"/>
                </w:rPr>
              </w:rPrChange>
            </w:rPr>
            <w:fldChar w:fldCharType="separate"/>
          </w:r>
          <w:r w:rsidR="00217145" w:rsidRPr="00217145">
            <w:rPr>
              <w:noProof/>
            </w:rPr>
            <w:t>[11]</w:t>
          </w:r>
          <w:ins w:id="572" w:author="Martynas Lukosevicius" w:date="2022-01-03T17:40:00Z">
            <w:r w:rsidR="00E23F70" w:rsidRPr="00E23F70">
              <w:rPr>
                <w:rPrChange w:id="573" w:author="Martynas Lukosevicius" w:date="2022-01-03T17:40:00Z">
                  <w:rPr>
                    <w:highlight w:val="yellow"/>
                  </w:rPr>
                </w:rPrChange>
              </w:rPr>
              <w:fldChar w:fldCharType="end"/>
            </w:r>
          </w:ins>
          <w:customXmlInsRangeStart w:id="574" w:author="Martynas Lukosevicius" w:date="2022-01-03T17:40:00Z"/>
        </w:sdtContent>
      </w:sdt>
      <w:customXmlInsRangeEnd w:id="574"/>
      <w:ins w:id="575" w:author="Martynas Lukosevicius" w:date="2021-12-30T18:17:00Z">
        <w:r w:rsidR="00695F1C">
          <w:t xml:space="preserve"> will be used, it’s a smaller </w:t>
        </w:r>
      </w:ins>
      <w:ins w:id="576" w:author="Martynas Lukosevicius" w:date="2021-12-30T18:18:00Z">
        <w:r w:rsidR="00695F1C">
          <w:t xml:space="preserve">version of GPT2 which has </w:t>
        </w:r>
      </w:ins>
      <w:ins w:id="577" w:author="Martynas Lukosevicius" w:date="2021-12-30T18:21:00Z">
        <w:r w:rsidR="00695F1C">
          <w:t>124M parameters. It was pretrained</w:t>
        </w:r>
      </w:ins>
      <w:ins w:id="578" w:author="Martynas Lukosevicius" w:date="2021-12-30T18:25:00Z">
        <w:r>
          <w:t xml:space="preserve"> on</w:t>
        </w:r>
      </w:ins>
      <w:ins w:id="579" w:author="Martynas Lukosevicius" w:date="2021-12-30T18:21:00Z">
        <w:r w:rsidR="00695F1C">
          <w:t xml:space="preserve"> </w:t>
        </w:r>
        <w:r>
          <w:t xml:space="preserve">40 GB of </w:t>
        </w:r>
        <w:proofErr w:type="spellStart"/>
        <w:r>
          <w:t>W</w:t>
        </w:r>
      </w:ins>
      <w:ins w:id="580" w:author="Martynas Lukosevicius" w:date="2021-12-30T18:22:00Z">
        <w:r>
          <w:t>ebText</w:t>
        </w:r>
        <w:proofErr w:type="spellEnd"/>
        <w:r>
          <w:t xml:space="preserve"> data. </w:t>
        </w:r>
      </w:ins>
    </w:p>
    <w:p w14:paraId="26489B7F" w14:textId="3F7ABE7B" w:rsidR="009E22D6" w:rsidRDefault="009E22D6">
      <w:pPr>
        <w:pStyle w:val="Heading2"/>
        <w:rPr>
          <w:ins w:id="581" w:author="Martynas Lukosevicius" w:date="2021-12-30T19:30:00Z"/>
        </w:rPr>
        <w:pPrChange w:id="582" w:author="Martynas Lukosevicius" w:date="2021-12-30T19:30:00Z">
          <w:pPr/>
        </w:pPrChange>
      </w:pPr>
      <w:ins w:id="583" w:author="Martynas Lukosevicius" w:date="2021-12-30T19:30:00Z">
        <w:r>
          <w:lastRenderedPageBreak/>
          <w:t>Generated text style evaluation</w:t>
        </w:r>
      </w:ins>
    </w:p>
    <w:p w14:paraId="4103A04B" w14:textId="716FA3B5" w:rsidR="009E22D6" w:rsidRDefault="009E22D6">
      <w:pPr>
        <w:ind w:firstLine="720"/>
        <w:rPr>
          <w:ins w:id="584" w:author="Martynas Lukosevicius" w:date="2021-12-30T19:30:00Z"/>
        </w:rPr>
        <w:pPrChange w:id="585" w:author="Martynas Lukosevicius" w:date="2022-01-03T17:53:00Z">
          <w:pPr/>
        </w:pPrChange>
      </w:pPr>
      <w:ins w:id="586" w:author="Martynas Lukosevicius" w:date="2021-12-30T19:30:00Z">
        <w:r>
          <w:t>To evaluate how text generating models learns the style of the text, style strength</w:t>
        </w:r>
      </w:ins>
      <w:ins w:id="587" w:author="Martynas Lukosevicius" w:date="2022-01-04T00:15:00Z">
        <w:r w:rsidR="0009794F">
          <w:t xml:space="preserve"> </w:t>
        </w:r>
      </w:ins>
      <w:customXmlInsRangeStart w:id="588" w:author="Martynas Lukosevicius" w:date="2022-01-04T00:15:00Z"/>
      <w:sdt>
        <w:sdtPr>
          <w:id w:val="2009865695"/>
          <w:citation/>
        </w:sdtPr>
        <w:sdtContent>
          <w:customXmlInsRangeEnd w:id="588"/>
          <w:ins w:id="589" w:author="Martynas Lukosevicius" w:date="2022-01-04T00:15:00Z">
            <w:r w:rsidR="0009794F">
              <w:fldChar w:fldCharType="begin"/>
            </w:r>
          </w:ins>
          <w:ins w:id="590" w:author="Martynas Lukosevicius" w:date="2022-01-04T01:27:00Z">
            <w:r w:rsidR="00D94721">
              <w:instrText xml:space="preserve">CITATION DiJ21 \l 2057 </w:instrText>
            </w:r>
          </w:ins>
          <w:ins w:id="591" w:author="Martynas Lukosevicius" w:date="2022-01-04T00:15:00Z">
            <w:r w:rsidR="0009794F">
              <w:fldChar w:fldCharType="separate"/>
            </w:r>
          </w:ins>
          <w:r w:rsidR="00217145" w:rsidRPr="00217145">
            <w:rPr>
              <w:noProof/>
            </w:rPr>
            <w:t>[12]</w:t>
          </w:r>
          <w:ins w:id="592" w:author="Martynas Lukosevicius" w:date="2022-01-04T00:15:00Z">
            <w:r w:rsidR="0009794F">
              <w:fldChar w:fldCharType="end"/>
            </w:r>
          </w:ins>
          <w:customXmlInsRangeStart w:id="593" w:author="Martynas Lukosevicius" w:date="2022-01-04T00:15:00Z"/>
        </w:sdtContent>
      </w:sdt>
      <w:customXmlInsRangeEnd w:id="593"/>
      <w:ins w:id="594" w:author="Martynas Lukosevicius" w:date="2021-12-30T19:30:00Z">
        <w:r>
          <w:t xml:space="preserve"> and </w:t>
        </w:r>
      </w:ins>
      <w:ins w:id="595" w:author="Martynas Lukosevicius" w:date="2022-01-04T00:16:00Z">
        <w:r w:rsidR="0009794F">
          <w:t>quality</w:t>
        </w:r>
      </w:ins>
      <w:ins w:id="596" w:author="Martynas Lukosevicius" w:date="2022-01-04T00:19:00Z">
        <w:r w:rsidR="0009794F">
          <w:t xml:space="preserve"> </w:t>
        </w:r>
      </w:ins>
      <w:customXmlInsRangeStart w:id="597" w:author="Martynas Lukosevicius" w:date="2022-01-04T00:19:00Z"/>
      <w:sdt>
        <w:sdtPr>
          <w:rPr>
            <w:rFonts w:eastAsiaTheme="minorEastAsia"/>
          </w:rPr>
          <w:id w:val="333962783"/>
          <w:citation/>
        </w:sdtPr>
        <w:sdtContent>
          <w:customXmlInsRangeEnd w:id="597"/>
          <w:ins w:id="598" w:author="Martynas Lukosevicius" w:date="2022-01-04T00:19:00Z">
            <w:r w:rsidR="0009794F">
              <w:rPr>
                <w:rFonts w:eastAsiaTheme="minorEastAsia"/>
              </w:rPr>
              <w:fldChar w:fldCharType="begin"/>
            </w:r>
          </w:ins>
          <w:ins w:id="599" w:author="Martynas Lukosevicius" w:date="2022-01-04T01:25:00Z">
            <w:r w:rsidR="00D94721">
              <w:rPr>
                <w:rFonts w:eastAsiaTheme="minorEastAsia"/>
              </w:rPr>
              <w:instrText xml:space="preserve">CITATION Shu20 \l 2057 </w:instrText>
            </w:r>
          </w:ins>
          <w:ins w:id="600" w:author="Martynas Lukosevicius" w:date="2022-01-04T00:19:00Z">
            <w:r w:rsidR="0009794F">
              <w:rPr>
                <w:rFonts w:eastAsiaTheme="minorEastAsia"/>
              </w:rPr>
              <w:fldChar w:fldCharType="separate"/>
            </w:r>
          </w:ins>
          <w:r w:rsidR="00217145" w:rsidRPr="00217145">
            <w:rPr>
              <w:rFonts w:eastAsiaTheme="minorEastAsia"/>
              <w:noProof/>
            </w:rPr>
            <w:t>[13]</w:t>
          </w:r>
          <w:ins w:id="601" w:author="Martynas Lukosevicius" w:date="2022-01-04T00:19:00Z">
            <w:r w:rsidR="0009794F">
              <w:rPr>
                <w:rFonts w:eastAsiaTheme="minorEastAsia"/>
              </w:rPr>
              <w:fldChar w:fldCharType="end"/>
            </w:r>
          </w:ins>
          <w:customXmlInsRangeStart w:id="602" w:author="Martynas Lukosevicius" w:date="2022-01-04T00:19:00Z"/>
        </w:sdtContent>
      </w:sdt>
      <w:customXmlInsRangeEnd w:id="602"/>
      <w:ins w:id="603" w:author="Martynas Lukosevicius" w:date="2021-12-30T19:30:00Z">
        <w:r>
          <w:t xml:space="preserve"> will be evaluated. For style strength evaluation style classifier is used to distinguish the attributes. This classifier is used to judge whether model generated samples belong to target class. </w:t>
        </w:r>
      </w:ins>
      <w:ins w:id="604" w:author="Martynas Lukosevicius" w:date="2022-01-03T17:45:00Z">
        <w:r w:rsidR="00754D00">
          <w:t xml:space="preserve">It was shown </w:t>
        </w:r>
      </w:ins>
      <w:ins w:id="605" w:author="Martynas Lukosevicius" w:date="2021-12-30T19:30:00Z">
        <w:r>
          <w:t>that on some datasets style classifier results correlates with human evaluation but has no correlation with others</w:t>
        </w:r>
      </w:ins>
      <w:ins w:id="606" w:author="Martynas Lukosevicius" w:date="2022-01-03T17:48:00Z">
        <w:r w:rsidR="00754D00">
          <w:t xml:space="preserve"> </w:t>
        </w:r>
      </w:ins>
      <w:customXmlInsRangeStart w:id="607" w:author="Martynas Lukosevicius" w:date="2022-01-03T17:51:00Z"/>
      <w:sdt>
        <w:sdtPr>
          <w:id w:val="-696615954"/>
          <w:citation/>
        </w:sdtPr>
        <w:sdtEndPr/>
        <w:sdtContent>
          <w:customXmlInsRangeEnd w:id="607"/>
          <w:ins w:id="608" w:author="Martynas Lukosevicius" w:date="2022-01-03T17:51:00Z">
            <w:r w:rsidR="00754D00">
              <w:fldChar w:fldCharType="begin"/>
            </w:r>
          </w:ins>
          <w:ins w:id="609" w:author="Martynas Lukosevicius" w:date="2022-01-04T01:19:00Z">
            <w:r w:rsidR="00D94721">
              <w:instrText xml:space="preserve">CITATION LiJ18 \l 2057 </w:instrText>
            </w:r>
          </w:ins>
          <w:r w:rsidR="00754D00">
            <w:fldChar w:fldCharType="separate"/>
          </w:r>
          <w:r w:rsidR="00217145" w:rsidRPr="00217145">
            <w:rPr>
              <w:noProof/>
            </w:rPr>
            <w:t>[14]</w:t>
          </w:r>
          <w:ins w:id="610" w:author="Martynas Lukosevicius" w:date="2022-01-03T17:51:00Z">
            <w:r w:rsidR="00754D00">
              <w:fldChar w:fldCharType="end"/>
            </w:r>
          </w:ins>
          <w:customXmlInsRangeStart w:id="611" w:author="Martynas Lukosevicius" w:date="2022-01-03T17:51:00Z"/>
        </w:sdtContent>
      </w:sdt>
      <w:customXmlInsRangeEnd w:id="611"/>
      <w:ins w:id="612" w:author="Martynas Lukosevicius" w:date="2021-12-30T19:30:00Z">
        <w:r>
          <w:t xml:space="preserve">. </w:t>
        </w:r>
      </w:ins>
      <w:ins w:id="613" w:author="Martynas Lukosevicius" w:date="2022-01-03T17:51:00Z">
        <w:r w:rsidR="005A0D40">
          <w:t xml:space="preserve">To account for </w:t>
        </w:r>
      </w:ins>
      <w:ins w:id="614" w:author="Martynas Lukosevicius" w:date="2022-01-04T00:20:00Z">
        <w:r w:rsidR="00402FEB">
          <w:t>style</w:t>
        </w:r>
        <w:r w:rsidR="0009794F">
          <w:t xml:space="preserve"> quality</w:t>
        </w:r>
      </w:ins>
      <w:ins w:id="615" w:author="Martynas Lukosevicius" w:date="2021-12-30T19:30:00Z">
        <w:r>
          <w:t xml:space="preserve"> – usually n-gram </w:t>
        </w:r>
      </w:ins>
      <w:ins w:id="616" w:author="Martynas Lukosevicius" w:date="2022-01-03T17:52:00Z">
        <w:r w:rsidR="005A0D40">
          <w:t>precision-based</w:t>
        </w:r>
      </w:ins>
      <w:ins w:id="617" w:author="Martynas Lukosevicius" w:date="2021-12-30T19:30:00Z">
        <w:r>
          <w:t xml:space="preserve"> metrics are used including BLEU, ROUGE, METEOR. </w:t>
        </w:r>
      </w:ins>
    </w:p>
    <w:p w14:paraId="43294120" w14:textId="5AEB20F6" w:rsidR="009E22D6" w:rsidRDefault="009E22D6">
      <w:pPr>
        <w:pStyle w:val="Heading3"/>
        <w:rPr>
          <w:ins w:id="618" w:author="Martynas Lukosevicius" w:date="2021-12-30T19:30:00Z"/>
        </w:rPr>
        <w:pPrChange w:id="619" w:author="Martynas Lukosevicius" w:date="2021-12-30T19:47:00Z">
          <w:pPr/>
        </w:pPrChange>
      </w:pPr>
      <w:ins w:id="620" w:author="Martynas Lukosevicius" w:date="2021-12-30T19:30:00Z">
        <w:r>
          <w:t>BLEU score</w:t>
        </w:r>
      </w:ins>
    </w:p>
    <w:p w14:paraId="20B44756" w14:textId="13747402" w:rsidR="009E22D6" w:rsidRDefault="009E22D6" w:rsidP="009E22D6">
      <w:pPr>
        <w:ind w:firstLine="720"/>
        <w:rPr>
          <w:ins w:id="621" w:author="Martynas Lukosevicius" w:date="2021-12-30T19:30:00Z"/>
        </w:rPr>
      </w:pPr>
      <w:ins w:id="622" w:author="Martynas Lukosevicius" w:date="2021-12-30T19:30:00Z">
        <w:r>
          <w:t>The Bilingual Evaluation Understudy</w:t>
        </w:r>
      </w:ins>
      <w:ins w:id="623" w:author="Martynas Lukosevicius" w:date="2022-01-03T17:57:00Z">
        <w:r w:rsidR="005A0D40">
          <w:t xml:space="preserve"> </w:t>
        </w:r>
      </w:ins>
      <w:customXmlInsRangeStart w:id="624" w:author="Martynas Lukosevicius" w:date="2022-01-03T18:00:00Z"/>
      <w:sdt>
        <w:sdtPr>
          <w:id w:val="-1078289655"/>
          <w:citation/>
        </w:sdtPr>
        <w:sdtEndPr/>
        <w:sdtContent>
          <w:customXmlInsRangeEnd w:id="624"/>
          <w:ins w:id="625" w:author="Martynas Lukosevicius" w:date="2022-01-03T18:00:00Z">
            <w:r w:rsidR="00CA24A3">
              <w:fldChar w:fldCharType="begin"/>
            </w:r>
          </w:ins>
          <w:ins w:id="626" w:author="Martynas Lukosevicius" w:date="2022-01-04T01:27:00Z">
            <w:r w:rsidR="00D94721">
              <w:instrText xml:space="preserve">CITATION Pap02 \l 2057 </w:instrText>
            </w:r>
          </w:ins>
          <w:r w:rsidR="00CA24A3">
            <w:fldChar w:fldCharType="separate"/>
          </w:r>
          <w:r w:rsidR="00217145" w:rsidRPr="00217145">
            <w:rPr>
              <w:noProof/>
            </w:rPr>
            <w:t>[15]</w:t>
          </w:r>
          <w:ins w:id="627" w:author="Martynas Lukosevicius" w:date="2022-01-03T18:00:00Z">
            <w:r w:rsidR="00CA24A3">
              <w:fldChar w:fldCharType="end"/>
            </w:r>
          </w:ins>
          <w:customXmlInsRangeStart w:id="628" w:author="Martynas Lukosevicius" w:date="2022-01-03T18:00:00Z"/>
        </w:sdtContent>
      </w:sdt>
      <w:customXmlInsRangeEnd w:id="628"/>
      <w:ins w:id="629" w:author="Martynas Lukosevicius" w:date="2021-12-30T19:30:00Z">
        <w:r>
          <w:t xml:space="preserve"> is a metric used to evaluate the similarity between two sentences. Originally Bleu score was developed to automatically evaluate machine translations. It works by comparing candidate translation with one or many references. </w:t>
        </w:r>
      </w:ins>
    </w:p>
    <w:p w14:paraId="3F21787F" w14:textId="77777777" w:rsidR="009E22D6" w:rsidRPr="00E05DF6" w:rsidRDefault="009E22D6" w:rsidP="009E22D6">
      <w:pPr>
        <w:rPr>
          <w:ins w:id="630" w:author="Martynas Lukosevicius" w:date="2021-12-30T19:30:00Z"/>
          <w:rFonts w:eastAsiaTheme="minorEastAsia"/>
        </w:rPr>
      </w:pPr>
      <m:oMathPara>
        <m:oMath>
          <m:r>
            <w:ins w:id="631" w:author="Martynas Lukosevicius" w:date="2021-12-30T19:30:00Z">
              <w:rPr>
                <w:rFonts w:ascii="Cambria Math" w:hAnsi="Cambria Math"/>
              </w:rPr>
              <m:t>BLEU=BP*</m:t>
            </w:ins>
          </m:r>
          <m:r>
            <w:ins w:id="632" w:author="Martynas Lukosevicius" w:date="2021-12-30T19:30:00Z">
              <m:rPr>
                <m:sty m:val="p"/>
              </m:rPr>
              <w:rPr>
                <w:rFonts w:ascii="Cambria Math" w:hAnsi="Cambria Math"/>
              </w:rPr>
              <m:t>exp⁡</m:t>
            </w:ins>
          </m:r>
          <m:r>
            <w:ins w:id="633" w:author="Martynas Lukosevicius" w:date="2021-12-30T19:30:00Z">
              <w:rPr>
                <w:rFonts w:ascii="Cambria Math" w:hAnsi="Cambria Math"/>
              </w:rPr>
              <m:t>(</m:t>
            </w:ins>
          </m:r>
          <m:nary>
            <m:naryPr>
              <m:chr m:val="∑"/>
              <m:limLoc m:val="undOvr"/>
              <m:ctrlPr>
                <w:ins w:id="634" w:author="Martynas Lukosevicius" w:date="2021-12-30T19:30:00Z">
                  <w:rPr>
                    <w:rFonts w:ascii="Cambria Math" w:hAnsi="Cambria Math"/>
                    <w:i/>
                  </w:rPr>
                </w:ins>
              </m:ctrlPr>
            </m:naryPr>
            <m:sub>
              <m:r>
                <w:ins w:id="635" w:author="Martynas Lukosevicius" w:date="2021-12-30T19:30:00Z">
                  <w:rPr>
                    <w:rFonts w:ascii="Cambria Math" w:hAnsi="Cambria Math"/>
                  </w:rPr>
                  <m:t>n=1</m:t>
                </w:ins>
              </m:r>
            </m:sub>
            <m:sup>
              <m:r>
                <w:ins w:id="636" w:author="Martynas Lukosevicius" w:date="2021-12-30T19:30:00Z">
                  <w:rPr>
                    <w:rFonts w:ascii="Cambria Math" w:hAnsi="Cambria Math"/>
                  </w:rPr>
                  <m:t>N</m:t>
                </w:ins>
              </m:r>
            </m:sup>
            <m:e>
              <m:sSub>
                <m:sSubPr>
                  <m:ctrlPr>
                    <w:ins w:id="637" w:author="Martynas Lukosevicius" w:date="2021-12-30T19:30:00Z">
                      <w:rPr>
                        <w:rFonts w:ascii="Cambria Math" w:hAnsi="Cambria Math"/>
                        <w:i/>
                      </w:rPr>
                    </w:ins>
                  </m:ctrlPr>
                </m:sSubPr>
                <m:e>
                  <m:r>
                    <w:ins w:id="638" w:author="Martynas Lukosevicius" w:date="2021-12-30T19:30:00Z">
                      <w:rPr>
                        <w:rFonts w:ascii="Cambria Math" w:hAnsi="Cambria Math"/>
                      </w:rPr>
                      <m:t>w</m:t>
                    </w:ins>
                  </m:r>
                </m:e>
                <m:sub>
                  <m:r>
                    <w:ins w:id="639" w:author="Martynas Lukosevicius" w:date="2021-12-30T19:30:00Z">
                      <w:rPr>
                        <w:rFonts w:ascii="Cambria Math" w:hAnsi="Cambria Math"/>
                      </w:rPr>
                      <m:t>n</m:t>
                    </w:ins>
                  </m:r>
                </m:sub>
              </m:sSub>
            </m:e>
          </m:nary>
          <m:r>
            <w:ins w:id="640" w:author="Martynas Lukosevicius" w:date="2021-12-30T19:30:00Z">
              <w:rPr>
                <w:rFonts w:ascii="Cambria Math" w:hAnsi="Cambria Math"/>
              </w:rPr>
              <m:t>log</m:t>
            </w:ins>
          </m:r>
          <m:sSub>
            <m:sSubPr>
              <m:ctrlPr>
                <w:ins w:id="641" w:author="Martynas Lukosevicius" w:date="2021-12-30T19:30:00Z">
                  <w:rPr>
                    <w:rFonts w:ascii="Cambria Math" w:hAnsi="Cambria Math"/>
                    <w:i/>
                  </w:rPr>
                </w:ins>
              </m:ctrlPr>
            </m:sSubPr>
            <m:e>
              <m:r>
                <w:ins w:id="642" w:author="Martynas Lukosevicius" w:date="2021-12-30T19:30:00Z">
                  <w:rPr>
                    <w:rFonts w:ascii="Cambria Math" w:hAnsi="Cambria Math"/>
                  </w:rPr>
                  <m:t>(p</m:t>
                </w:ins>
              </m:r>
            </m:e>
            <m:sub>
              <m:r>
                <w:ins w:id="643" w:author="Martynas Lukosevicius" w:date="2021-12-30T19:30:00Z">
                  <w:rPr>
                    <w:rFonts w:ascii="Cambria Math" w:hAnsi="Cambria Math"/>
                  </w:rPr>
                  <m:t>n</m:t>
                </w:ins>
              </m:r>
            </m:sub>
          </m:sSub>
          <m:r>
            <w:ins w:id="644" w:author="Martynas Lukosevicius" w:date="2021-12-30T19:30:00Z">
              <w:rPr>
                <w:rFonts w:ascii="Cambria Math" w:hAnsi="Cambria Math"/>
              </w:rPr>
              <m:t>))</m:t>
            </w:ins>
          </m:r>
        </m:oMath>
      </m:oMathPara>
    </w:p>
    <w:p w14:paraId="02187A34" w14:textId="77777777" w:rsidR="009E22D6" w:rsidRPr="00E05DF6" w:rsidRDefault="009E22D6" w:rsidP="009E22D6">
      <w:pPr>
        <w:rPr>
          <w:ins w:id="645" w:author="Martynas Lukosevicius" w:date="2021-12-30T19:30:00Z"/>
          <w:rFonts w:eastAsiaTheme="minorEastAsia"/>
        </w:rPr>
      </w:pPr>
      <m:oMathPara>
        <m:oMath>
          <m:r>
            <w:ins w:id="646" w:author="Martynas Lukosevicius" w:date="2021-12-30T19:30:00Z">
              <w:rPr>
                <w:rFonts w:ascii="Cambria Math" w:eastAsiaTheme="minorEastAsia" w:hAnsi="Cambria Math"/>
              </w:rPr>
              <m:t>BP=</m:t>
            </w:ins>
          </m:r>
          <m:d>
            <m:dPr>
              <m:begChr m:val="{"/>
              <m:endChr m:val=""/>
              <m:ctrlPr>
                <w:ins w:id="647" w:author="Martynas Lukosevicius" w:date="2021-12-30T19:30:00Z">
                  <w:rPr>
                    <w:rFonts w:ascii="Cambria Math" w:eastAsiaTheme="minorEastAsia" w:hAnsi="Cambria Math"/>
                    <w:i/>
                  </w:rPr>
                </w:ins>
              </m:ctrlPr>
            </m:dPr>
            <m:e>
              <m:eqArr>
                <m:eqArrPr>
                  <m:ctrlPr>
                    <w:ins w:id="648" w:author="Martynas Lukosevicius" w:date="2021-12-30T19:30:00Z">
                      <w:rPr>
                        <w:rFonts w:ascii="Cambria Math" w:eastAsiaTheme="minorEastAsia" w:hAnsi="Cambria Math"/>
                        <w:i/>
                      </w:rPr>
                    </w:ins>
                  </m:ctrlPr>
                </m:eqArrPr>
                <m:e>
                  <m:r>
                    <w:ins w:id="649" w:author="Martynas Lukosevicius" w:date="2021-12-30T19:30:00Z">
                      <w:rPr>
                        <w:rFonts w:ascii="Cambria Math" w:eastAsiaTheme="minorEastAsia" w:hAnsi="Cambria Math"/>
                      </w:rPr>
                      <m:t>1 if c&gt;r</m:t>
                    </w:ins>
                  </m:r>
                </m:e>
                <m:e>
                  <m:sSup>
                    <m:sSupPr>
                      <m:ctrlPr>
                        <w:ins w:id="650" w:author="Martynas Lukosevicius" w:date="2021-12-30T19:30:00Z">
                          <w:rPr>
                            <w:rFonts w:ascii="Cambria Math" w:eastAsiaTheme="minorEastAsia" w:hAnsi="Cambria Math"/>
                            <w:i/>
                          </w:rPr>
                        </w:ins>
                      </m:ctrlPr>
                    </m:sSupPr>
                    <m:e>
                      <m:r>
                        <w:ins w:id="651" w:author="Martynas Lukosevicius" w:date="2021-12-30T19:30:00Z">
                          <w:rPr>
                            <w:rFonts w:ascii="Cambria Math" w:hAnsi="Cambria Math"/>
                          </w:rPr>
                          <m:t>e</m:t>
                        </w:ins>
                      </m:r>
                    </m:e>
                    <m:sup>
                      <m:r>
                        <w:ins w:id="652" w:author="Martynas Lukosevicius" w:date="2021-12-30T19:30:00Z">
                          <w:rPr>
                            <w:rFonts w:ascii="Cambria Math" w:hAnsi="Cambria Math"/>
                          </w:rPr>
                          <m:t>(1-r/c)</m:t>
                        </w:ins>
                      </m:r>
                    </m:sup>
                  </m:sSup>
                  <m:r>
                    <w:ins w:id="653" w:author="Martynas Lukosevicius" w:date="2021-12-30T19:30:00Z">
                      <w:rPr>
                        <w:rFonts w:ascii="Cambria Math" w:eastAsiaTheme="minorEastAsia" w:hAnsi="Cambria Math"/>
                      </w:rPr>
                      <m:t xml:space="preserve"> if c≤r</m:t>
                    </w:ins>
                  </m:r>
                </m:e>
              </m:eqArr>
            </m:e>
          </m:d>
        </m:oMath>
      </m:oMathPara>
    </w:p>
    <w:p w14:paraId="0014DD1C" w14:textId="77777777" w:rsidR="009E22D6" w:rsidRPr="00E05DF6" w:rsidRDefault="006B6FE6" w:rsidP="009E22D6">
      <w:pPr>
        <w:rPr>
          <w:ins w:id="654" w:author="Martynas Lukosevicius" w:date="2021-12-30T19:30:00Z"/>
          <w:rFonts w:eastAsiaTheme="minorEastAsia"/>
        </w:rPr>
      </w:pPr>
      <m:oMathPara>
        <m:oMath>
          <m:sSub>
            <m:sSubPr>
              <m:ctrlPr>
                <w:ins w:id="655" w:author="Martynas Lukosevicius" w:date="2021-12-30T19:30:00Z">
                  <w:rPr>
                    <w:rFonts w:ascii="Cambria Math" w:hAnsi="Cambria Math"/>
                    <w:i/>
                  </w:rPr>
                </w:ins>
              </m:ctrlPr>
            </m:sSubPr>
            <m:e>
              <m:r>
                <w:ins w:id="656" w:author="Martynas Lukosevicius" w:date="2021-12-30T19:30:00Z">
                  <w:rPr>
                    <w:rFonts w:ascii="Cambria Math" w:hAnsi="Cambria Math"/>
                  </w:rPr>
                  <m:t>p</m:t>
                </w:ins>
              </m:r>
              <m:ctrlPr>
                <w:ins w:id="657" w:author="Martynas Lukosevicius" w:date="2021-12-30T19:30:00Z">
                  <w:rPr>
                    <w:rFonts w:ascii="Cambria Math" w:hAnsi="Cambria Math"/>
                  </w:rPr>
                </w:ins>
              </m:ctrlPr>
            </m:e>
            <m:sub>
              <m:r>
                <w:ins w:id="658" w:author="Martynas Lukosevicius" w:date="2021-12-30T19:30:00Z">
                  <w:rPr>
                    <w:rFonts w:ascii="Cambria Math" w:hAnsi="Cambria Math"/>
                  </w:rPr>
                  <m:t>n</m:t>
                </w:ins>
              </m:r>
            </m:sub>
          </m:sSub>
          <m:r>
            <w:ins w:id="659" w:author="Martynas Lukosevicius" w:date="2021-12-30T19:30:00Z">
              <w:rPr>
                <w:rFonts w:ascii="Cambria Math" w:hAnsi="Cambria Math"/>
              </w:rPr>
              <m:t>= </m:t>
            </w:ins>
          </m:r>
          <m:f>
            <m:fPr>
              <m:ctrlPr>
                <w:ins w:id="660" w:author="Martynas Lukosevicius" w:date="2021-12-30T19:30:00Z">
                  <w:rPr>
                    <w:rFonts w:ascii="Cambria Math" w:hAnsi="Cambria Math"/>
                  </w:rPr>
                </w:ins>
              </m:ctrlPr>
            </m:fPr>
            <m:num>
              <m:nary>
                <m:naryPr>
                  <m:chr m:val="∑"/>
                  <m:supHide m:val="1"/>
                  <m:ctrlPr>
                    <w:ins w:id="661" w:author="Martynas Lukosevicius" w:date="2021-12-30T19:30:00Z">
                      <w:rPr>
                        <w:rFonts w:ascii="Cambria Math" w:hAnsi="Cambria Math"/>
                      </w:rPr>
                    </w:ins>
                  </m:ctrlPr>
                </m:naryPr>
                <m:sub>
                  <m:r>
                    <w:ins w:id="662" w:author="Martynas Lukosevicius" w:date="2021-12-30T19:30:00Z">
                      <w:rPr>
                        <w:rFonts w:ascii="Cambria Math" w:hAnsi="Cambria Math"/>
                      </w:rPr>
                      <m:t>C</m:t>
                    </w:ins>
                  </m:r>
                  <m:r>
                    <w:ins w:id="663" w:author="Martynas Lukosevicius" w:date="2021-12-30T19:30:00Z">
                      <m:rPr>
                        <m:sty m:val="p"/>
                      </m:rPr>
                      <w:rPr>
                        <w:rFonts w:ascii="Cambria Math" w:hAnsi="Cambria Math"/>
                      </w:rPr>
                      <m:t>∈</m:t>
                    </w:ins>
                  </m:r>
                  <m:r>
                    <w:ins w:id="664" w:author="Martynas Lukosevicius" w:date="2021-12-30T19:30:00Z">
                      <w:rPr>
                        <w:rFonts w:ascii="Cambria Math" w:hAnsi="Cambria Math"/>
                      </w:rPr>
                      <m:t>Candidates</m:t>
                    </w:ins>
                  </m:r>
                  <m:ctrlPr>
                    <w:ins w:id="665" w:author="Martynas Lukosevicius" w:date="2021-12-30T19:30:00Z">
                      <w:rPr>
                        <w:rFonts w:ascii="Cambria Math" w:hAnsi="Cambria Math"/>
                        <w:i/>
                      </w:rPr>
                    </w:ins>
                  </m:ctrlPr>
                </m:sub>
                <m:sup/>
                <m:e>
                  <m:nary>
                    <m:naryPr>
                      <m:chr m:val="∑"/>
                      <m:supHide m:val="1"/>
                      <m:ctrlPr>
                        <w:ins w:id="666" w:author="Martynas Lukosevicius" w:date="2021-12-30T19:30:00Z">
                          <w:rPr>
                            <w:rFonts w:ascii="Cambria Math" w:hAnsi="Cambria Math"/>
                          </w:rPr>
                        </w:ins>
                      </m:ctrlPr>
                    </m:naryPr>
                    <m:sub>
                      <m:r>
                        <w:ins w:id="667" w:author="Martynas Lukosevicius" w:date="2021-12-30T19:30:00Z">
                          <w:rPr>
                            <w:rFonts w:ascii="Cambria Math" w:hAnsi="Cambria Math"/>
                          </w:rPr>
                          <m:t>n</m:t>
                        </w:ins>
                      </m:r>
                      <m:r>
                        <w:ins w:id="668" w:author="Martynas Lukosevicius" w:date="2021-12-30T19:30:00Z">
                          <m:rPr>
                            <m:sty m:val="p"/>
                          </m:rPr>
                          <w:rPr>
                            <w:rFonts w:ascii="Cambria Math" w:hAnsi="Cambria Math"/>
                          </w:rPr>
                          <m:t>-</m:t>
                        </w:ins>
                      </m:r>
                      <m:r>
                        <w:ins w:id="669" w:author="Martynas Lukosevicius" w:date="2021-12-30T19:30:00Z">
                          <w:rPr>
                            <w:rFonts w:ascii="Cambria Math" w:hAnsi="Cambria Math"/>
                          </w:rPr>
                          <m:t>gram</m:t>
                        </w:ins>
                      </m:r>
                      <m:r>
                        <w:ins w:id="670" w:author="Martynas Lukosevicius" w:date="2021-12-30T19:30:00Z">
                          <m:rPr>
                            <m:sty m:val="p"/>
                          </m:rPr>
                          <w:rPr>
                            <w:rFonts w:ascii="Cambria Math" w:hAnsi="Cambria Math"/>
                          </w:rPr>
                          <m:t>∈</m:t>
                        </w:ins>
                      </m:r>
                      <m:r>
                        <w:ins w:id="671" w:author="Martynas Lukosevicius" w:date="2021-12-30T19:30:00Z">
                          <w:rPr>
                            <w:rFonts w:ascii="Cambria Math" w:hAnsi="Cambria Math"/>
                          </w:rPr>
                          <m:t>C</m:t>
                        </w:ins>
                      </m:r>
                    </m:sub>
                    <m:sup/>
                    <m:e>
                      <m:r>
                        <w:ins w:id="672" w:author="Martynas Lukosevicius" w:date="2021-12-30T19:30:00Z">
                          <w:rPr>
                            <w:rFonts w:ascii="Cambria Math" w:hAnsi="Cambria Math"/>
                          </w:rPr>
                          <m:t>Coun</m:t>
                        </w:ins>
                      </m:r>
                      <m:sSub>
                        <m:sSubPr>
                          <m:ctrlPr>
                            <w:ins w:id="673" w:author="Martynas Lukosevicius" w:date="2021-12-30T19:30:00Z">
                              <w:rPr>
                                <w:rFonts w:ascii="Cambria Math" w:hAnsi="Cambria Math"/>
                              </w:rPr>
                            </w:ins>
                          </m:ctrlPr>
                        </m:sSubPr>
                        <m:e>
                          <m:r>
                            <w:ins w:id="674" w:author="Martynas Lukosevicius" w:date="2021-12-30T19:30:00Z">
                              <w:rPr>
                                <w:rFonts w:ascii="Cambria Math" w:hAnsi="Cambria Math"/>
                              </w:rPr>
                              <m:t>t</m:t>
                            </w:ins>
                          </m:r>
                        </m:e>
                        <m:sub>
                          <m:r>
                            <w:ins w:id="675" w:author="Martynas Lukosevicius" w:date="2021-12-30T19:30:00Z">
                              <w:rPr>
                                <w:rFonts w:ascii="Cambria Math" w:hAnsi="Cambria Math"/>
                              </w:rPr>
                              <m:t>clip</m:t>
                            </w:ins>
                          </m:r>
                        </m:sub>
                      </m:sSub>
                      <m:d>
                        <m:dPr>
                          <m:ctrlPr>
                            <w:ins w:id="676" w:author="Martynas Lukosevicius" w:date="2021-12-30T19:30:00Z">
                              <w:rPr>
                                <w:rFonts w:ascii="Cambria Math" w:hAnsi="Cambria Math"/>
                              </w:rPr>
                            </w:ins>
                          </m:ctrlPr>
                        </m:dPr>
                        <m:e>
                          <m:r>
                            <w:ins w:id="677" w:author="Martynas Lukosevicius" w:date="2021-12-30T19:30:00Z">
                              <w:rPr>
                                <w:rFonts w:ascii="Cambria Math" w:hAnsi="Cambria Math"/>
                              </w:rPr>
                              <m:t>n-gram</m:t>
                            </w:ins>
                          </m:r>
                        </m:e>
                      </m:d>
                    </m:e>
                  </m:nary>
                </m:e>
              </m:nary>
            </m:num>
            <m:den>
              <m:nary>
                <m:naryPr>
                  <m:chr m:val="∑"/>
                  <m:supHide m:val="1"/>
                  <m:ctrlPr>
                    <w:ins w:id="678" w:author="Martynas Lukosevicius" w:date="2021-12-30T19:30:00Z">
                      <w:rPr>
                        <w:rFonts w:ascii="Cambria Math" w:hAnsi="Cambria Math"/>
                      </w:rPr>
                    </w:ins>
                  </m:ctrlPr>
                </m:naryPr>
                <m:sub>
                  <m:sSup>
                    <m:sSupPr>
                      <m:ctrlPr>
                        <w:ins w:id="679" w:author="Martynas Lukosevicius" w:date="2021-12-30T19:30:00Z">
                          <w:rPr>
                            <w:rFonts w:ascii="Cambria Math" w:hAnsi="Cambria Math"/>
                          </w:rPr>
                        </w:ins>
                      </m:ctrlPr>
                    </m:sSupPr>
                    <m:e>
                      <m:r>
                        <w:ins w:id="680" w:author="Martynas Lukosevicius" w:date="2021-12-30T19:30:00Z">
                          <w:rPr>
                            <w:rFonts w:ascii="Cambria Math" w:hAnsi="Cambria Math"/>
                          </w:rPr>
                          <m:t>C</m:t>
                        </w:ins>
                      </m:r>
                    </m:e>
                    <m:sup>
                      <m:r>
                        <w:ins w:id="681" w:author="Martynas Lukosevicius" w:date="2021-12-30T19:30:00Z">
                          <m:rPr>
                            <m:sty m:val="p"/>
                          </m:rPr>
                          <w:rPr>
                            <w:rFonts w:ascii="Cambria Math" w:hAnsi="Cambria Math"/>
                          </w:rPr>
                          <m:t>'</m:t>
                        </w:ins>
                      </m:r>
                    </m:sup>
                  </m:sSup>
                  <m:r>
                    <w:ins w:id="682" w:author="Martynas Lukosevicius" w:date="2021-12-30T19:30:00Z">
                      <m:rPr>
                        <m:sty m:val="p"/>
                      </m:rPr>
                      <w:rPr>
                        <w:rFonts w:ascii="Cambria Math" w:hAnsi="Cambria Math"/>
                      </w:rPr>
                      <m:t>∈</m:t>
                    </w:ins>
                  </m:r>
                  <m:r>
                    <w:ins w:id="683" w:author="Martynas Lukosevicius" w:date="2021-12-30T19:30:00Z">
                      <w:rPr>
                        <w:rFonts w:ascii="Cambria Math" w:hAnsi="Cambria Math"/>
                      </w:rPr>
                      <m:t>Candidates</m:t>
                    </w:ins>
                  </m:r>
                  <m:ctrlPr>
                    <w:ins w:id="684" w:author="Martynas Lukosevicius" w:date="2021-12-30T19:30:00Z">
                      <w:rPr>
                        <w:rFonts w:ascii="Cambria Math" w:hAnsi="Cambria Math"/>
                        <w:i/>
                      </w:rPr>
                    </w:ins>
                  </m:ctrlPr>
                </m:sub>
                <m:sup/>
                <m:e>
                  <m:nary>
                    <m:naryPr>
                      <m:chr m:val="∑"/>
                      <m:supHide m:val="1"/>
                      <m:ctrlPr>
                        <w:ins w:id="685" w:author="Martynas Lukosevicius" w:date="2021-12-30T19:30:00Z">
                          <w:rPr>
                            <w:rFonts w:ascii="Cambria Math" w:hAnsi="Cambria Math"/>
                          </w:rPr>
                        </w:ins>
                      </m:ctrlPr>
                    </m:naryPr>
                    <m:sub>
                      <m:r>
                        <w:ins w:id="686" w:author="Martynas Lukosevicius" w:date="2021-12-30T19:30:00Z">
                          <w:rPr>
                            <w:rFonts w:ascii="Cambria Math" w:hAnsi="Cambria Math"/>
                          </w:rPr>
                          <m:t>n</m:t>
                        </w:ins>
                      </m:r>
                      <m:r>
                        <w:ins w:id="687" w:author="Martynas Lukosevicius" w:date="2021-12-30T19:30:00Z">
                          <m:rPr>
                            <m:sty m:val="p"/>
                          </m:rPr>
                          <w:rPr>
                            <w:rFonts w:ascii="Cambria Math" w:hAnsi="Cambria Math"/>
                          </w:rPr>
                          <m:t>-</m:t>
                        </w:ins>
                      </m:r>
                      <m:r>
                        <w:ins w:id="688" w:author="Martynas Lukosevicius" w:date="2021-12-30T19:30:00Z">
                          <w:rPr>
                            <w:rFonts w:ascii="Cambria Math" w:hAnsi="Cambria Math"/>
                          </w:rPr>
                          <m:t>gra</m:t>
                        </w:ins>
                      </m:r>
                      <m:sSup>
                        <m:sSupPr>
                          <m:ctrlPr>
                            <w:ins w:id="689" w:author="Martynas Lukosevicius" w:date="2021-12-30T19:30:00Z">
                              <w:rPr>
                                <w:rFonts w:ascii="Cambria Math" w:hAnsi="Cambria Math"/>
                              </w:rPr>
                            </w:ins>
                          </m:ctrlPr>
                        </m:sSupPr>
                        <m:e>
                          <m:r>
                            <w:ins w:id="690" w:author="Martynas Lukosevicius" w:date="2021-12-30T19:30:00Z">
                              <w:rPr>
                                <w:rFonts w:ascii="Cambria Math" w:hAnsi="Cambria Math"/>
                              </w:rPr>
                              <m:t>m</m:t>
                            </w:ins>
                          </m:r>
                        </m:e>
                        <m:sup>
                          <m:r>
                            <w:ins w:id="691" w:author="Martynas Lukosevicius" w:date="2021-12-30T19:30:00Z">
                              <m:rPr>
                                <m:sty m:val="p"/>
                              </m:rPr>
                              <w:rPr>
                                <w:rFonts w:ascii="Cambria Math" w:hAnsi="Cambria Math"/>
                              </w:rPr>
                              <m:t>'</m:t>
                            </w:ins>
                          </m:r>
                        </m:sup>
                      </m:sSup>
                      <m:r>
                        <w:ins w:id="692" w:author="Martynas Lukosevicius" w:date="2021-12-30T19:30:00Z">
                          <m:rPr>
                            <m:sty m:val="p"/>
                          </m:rPr>
                          <w:rPr>
                            <w:rFonts w:ascii="Cambria Math" w:hAnsi="Cambria Math"/>
                          </w:rPr>
                          <m:t>∈</m:t>
                        </w:ins>
                      </m:r>
                      <m:sSup>
                        <m:sSupPr>
                          <m:ctrlPr>
                            <w:ins w:id="693" w:author="Martynas Lukosevicius" w:date="2021-12-30T19:30:00Z">
                              <w:rPr>
                                <w:rFonts w:ascii="Cambria Math" w:hAnsi="Cambria Math"/>
                              </w:rPr>
                            </w:ins>
                          </m:ctrlPr>
                        </m:sSupPr>
                        <m:e>
                          <m:r>
                            <w:ins w:id="694" w:author="Martynas Lukosevicius" w:date="2021-12-30T19:30:00Z">
                              <w:rPr>
                                <w:rFonts w:ascii="Cambria Math" w:hAnsi="Cambria Math"/>
                              </w:rPr>
                              <m:t>C</m:t>
                            </w:ins>
                          </m:r>
                        </m:e>
                        <m:sup>
                          <m:r>
                            <w:ins w:id="695" w:author="Martynas Lukosevicius" w:date="2021-12-30T19:30:00Z">
                              <m:rPr>
                                <m:sty m:val="p"/>
                              </m:rPr>
                              <w:rPr>
                                <w:rFonts w:ascii="Cambria Math" w:hAnsi="Cambria Math"/>
                              </w:rPr>
                              <m:t>'</m:t>
                            </w:ins>
                          </m:r>
                        </m:sup>
                      </m:sSup>
                    </m:sub>
                    <m:sup/>
                    <m:e>
                      <m:r>
                        <w:ins w:id="696" w:author="Martynas Lukosevicius" w:date="2021-12-30T19:30:00Z">
                          <w:rPr>
                            <w:rFonts w:ascii="Cambria Math" w:hAnsi="Cambria Math"/>
                          </w:rPr>
                          <m:t>Coun</m:t>
                        </w:ins>
                      </m:r>
                      <m:r>
                        <w:ins w:id="697" w:author="Martynas Lukosevicius" w:date="2021-12-30T19:30:00Z">
                          <m:rPr>
                            <m:sty m:val="p"/>
                          </m:rPr>
                          <w:rPr>
                            <w:rFonts w:ascii="Cambria Math" w:hAnsi="Cambria Math"/>
                          </w:rPr>
                          <m:t>t</m:t>
                        </w:ins>
                      </m:r>
                      <m:d>
                        <m:dPr>
                          <m:ctrlPr>
                            <w:ins w:id="698" w:author="Martynas Lukosevicius" w:date="2021-12-30T19:30:00Z">
                              <w:rPr>
                                <w:rFonts w:ascii="Cambria Math" w:hAnsi="Cambria Math"/>
                              </w:rPr>
                            </w:ins>
                          </m:ctrlPr>
                        </m:dPr>
                        <m:e>
                          <m:r>
                            <w:ins w:id="699" w:author="Martynas Lukosevicius" w:date="2021-12-30T19:30:00Z">
                              <w:rPr>
                                <w:rFonts w:ascii="Cambria Math" w:hAnsi="Cambria Math"/>
                              </w:rPr>
                              <m:t>n-gra</m:t>
                            </w:ins>
                          </m:r>
                          <m:sSup>
                            <m:sSupPr>
                              <m:ctrlPr>
                                <w:ins w:id="700" w:author="Martynas Lukosevicius" w:date="2021-12-30T19:30:00Z">
                                  <w:rPr>
                                    <w:rFonts w:ascii="Cambria Math" w:hAnsi="Cambria Math"/>
                                    <w:i/>
                                  </w:rPr>
                                </w:ins>
                              </m:ctrlPr>
                            </m:sSupPr>
                            <m:e>
                              <m:r>
                                <w:ins w:id="701" w:author="Martynas Lukosevicius" w:date="2021-12-30T19:30:00Z">
                                  <w:rPr>
                                    <w:rFonts w:ascii="Cambria Math" w:hAnsi="Cambria Math"/>
                                  </w:rPr>
                                  <m:t>m</m:t>
                                </w:ins>
                              </m:r>
                            </m:e>
                            <m:sup>
                              <m:r>
                                <w:ins w:id="702" w:author="Martynas Lukosevicius" w:date="2021-12-30T19:30:00Z">
                                  <w:rPr>
                                    <w:rFonts w:ascii="Cambria Math" w:hAnsi="Cambria Math"/>
                                  </w:rPr>
                                  <m:t>'</m:t>
                                </w:ins>
                              </m:r>
                            </m:sup>
                          </m:sSup>
                        </m:e>
                      </m:d>
                    </m:e>
                  </m:nary>
                </m:e>
              </m:nary>
            </m:den>
          </m:f>
        </m:oMath>
      </m:oMathPara>
    </w:p>
    <w:p w14:paraId="3B7321D6" w14:textId="77777777" w:rsidR="009E22D6" w:rsidRPr="00E05DF6" w:rsidRDefault="006B6FE6" w:rsidP="009E22D6">
      <w:pPr>
        <w:rPr>
          <w:ins w:id="703" w:author="Martynas Lukosevicius" w:date="2021-12-30T19:30:00Z"/>
          <w:rFonts w:eastAsiaTheme="minorEastAsia"/>
        </w:rPr>
      </w:pPr>
      <m:oMathPara>
        <m:oMath>
          <m:sSub>
            <m:sSubPr>
              <m:ctrlPr>
                <w:ins w:id="704" w:author="Martynas Lukosevicius" w:date="2021-12-30T19:30:00Z">
                  <w:rPr>
                    <w:rFonts w:ascii="Cambria Math" w:eastAsiaTheme="minorEastAsia" w:hAnsi="Cambria Math"/>
                    <w:i/>
                  </w:rPr>
                </w:ins>
              </m:ctrlPr>
            </m:sSubPr>
            <m:e>
              <m:r>
                <w:ins w:id="705" w:author="Martynas Lukosevicius" w:date="2021-12-30T19:30:00Z">
                  <w:rPr>
                    <w:rFonts w:ascii="Cambria Math" w:eastAsiaTheme="minorEastAsia" w:hAnsi="Cambria Math"/>
                  </w:rPr>
                  <m:t>Count</m:t>
                </w:ins>
              </m:r>
            </m:e>
            <m:sub>
              <m:r>
                <w:ins w:id="706" w:author="Martynas Lukosevicius" w:date="2021-12-30T19:30:00Z">
                  <w:rPr>
                    <w:rFonts w:ascii="Cambria Math" w:eastAsiaTheme="minorEastAsia" w:hAnsi="Cambria Math"/>
                  </w:rPr>
                  <m:t>clip</m:t>
                </w:ins>
              </m:r>
            </m:sub>
          </m:sSub>
          <m:r>
            <w:ins w:id="707" w:author="Martynas Lukosevicius" w:date="2021-12-30T19:30:00Z">
              <w:rPr>
                <w:rFonts w:ascii="Cambria Math" w:eastAsiaTheme="minorEastAsia" w:hAnsi="Cambria Math"/>
              </w:rPr>
              <m:t>= min(Count, max_ref_count)</m:t>
            </w:ins>
          </m:r>
        </m:oMath>
      </m:oMathPara>
    </w:p>
    <w:p w14:paraId="4AE5F517" w14:textId="6C90B4BA" w:rsidR="009E22D6" w:rsidRPr="00E05DF6" w:rsidRDefault="009E22D6">
      <w:pPr>
        <w:pStyle w:val="ListParagraph"/>
        <w:numPr>
          <w:ilvl w:val="0"/>
          <w:numId w:val="17"/>
        </w:numPr>
        <w:ind w:left="426" w:hanging="142"/>
        <w:rPr>
          <w:ins w:id="708" w:author="Martynas Lukosevicius" w:date="2021-12-30T19:30:00Z"/>
          <w:rFonts w:eastAsiaTheme="minorEastAsia"/>
        </w:rPr>
        <w:pPrChange w:id="709" w:author="Martynas Lukosevicius" w:date="2022-01-03T17:53:00Z">
          <w:pPr/>
        </w:pPrChange>
      </w:pPr>
      <m:oMath>
        <m:r>
          <w:ins w:id="710" w:author="Martynas Lukosevicius" w:date="2021-12-30T19:30:00Z">
            <w:rPr>
              <w:rFonts w:ascii="Cambria Math" w:hAnsi="Cambria Math"/>
              <w:rPrChange w:id="711" w:author="Martynas Lukosevicius" w:date="2022-01-04T01:38:00Z">
                <w:rPr/>
              </w:rPrChange>
            </w:rPr>
            <m:t xml:space="preserve">BP </m:t>
          </w:ins>
        </m:r>
        <m:r>
          <w:ins w:id="712" w:author="Martynas Lukosevicius" w:date="2021-12-30T19:50:00Z">
            <w:rPr>
              <w:rFonts w:ascii="Cambria Math" w:hAnsi="Cambria Math"/>
            </w:rPr>
            <m:t xml:space="preserve">- </m:t>
          </w:ins>
        </m:r>
        <m:r>
          <w:ins w:id="713" w:author="Martynas Lukosevicius" w:date="2021-12-30T19:30:00Z">
            <w:rPr>
              <w:rFonts w:ascii="Cambria Math" w:hAnsi="Cambria Math"/>
              <w:rPrChange w:id="714" w:author="Martynas Lukosevicius" w:date="2022-01-04T01:38:00Z">
                <w:rPr/>
              </w:rPrChange>
            </w:rPr>
            <m:t>brev</m:t>
          </w:ins>
        </m:r>
        <m:r>
          <w:ins w:id="715" w:author="Martynas Lukosevicius" w:date="2022-01-03T17:53:00Z">
            <w:rPr>
              <w:rFonts w:ascii="Cambria Math" w:hAnsi="Cambria Math"/>
            </w:rPr>
            <m:t>i</m:t>
          </w:ins>
        </m:r>
        <m:r>
          <w:ins w:id="716" w:author="Martynas Lukosevicius" w:date="2021-12-30T19:30:00Z">
            <w:rPr>
              <w:rFonts w:ascii="Cambria Math" w:hAnsi="Cambria Math"/>
              <w:rPrChange w:id="717" w:author="Martynas Lukosevicius" w:date="2022-01-04T01:38:00Z">
                <w:rPr/>
              </w:rPrChange>
            </w:rPr>
            <m:t>ty penalty, penalizes score if candiate is shorter compared to references</m:t>
          </w:ins>
        </m:r>
      </m:oMath>
    </w:p>
    <w:p w14:paraId="72F840E7" w14:textId="77777777" w:rsidR="009E22D6" w:rsidRPr="00E05DF6" w:rsidRDefault="006B6FE6" w:rsidP="00E05DF6">
      <w:pPr>
        <w:pStyle w:val="ListParagraph"/>
        <w:numPr>
          <w:ilvl w:val="0"/>
          <w:numId w:val="17"/>
        </w:numPr>
        <w:ind w:left="709" w:hanging="567"/>
        <w:rPr>
          <w:ins w:id="718" w:author="Martynas Lukosevicius" w:date="2021-12-30T19:30:00Z"/>
          <w:rFonts w:eastAsiaTheme="minorEastAsia"/>
        </w:rPr>
        <w:pPrChange w:id="719" w:author="Martynas Lukosevicius" w:date="2022-01-04T01:38:00Z">
          <w:pPr/>
        </w:pPrChange>
      </w:pPr>
      <m:oMath>
        <m:sSub>
          <m:sSubPr>
            <m:ctrlPr>
              <w:ins w:id="720" w:author="Martynas Lukosevicius" w:date="2021-12-30T19:30:00Z">
                <w:rPr>
                  <w:rFonts w:ascii="Cambria Math" w:hAnsi="Cambria Math"/>
                  <w:i/>
                </w:rPr>
              </w:ins>
            </m:ctrlPr>
          </m:sSubPr>
          <m:e>
            <m:r>
              <w:ins w:id="721" w:author="Martynas Lukosevicius" w:date="2021-12-30T19:30:00Z">
                <w:rPr>
                  <w:rFonts w:ascii="Cambria Math" w:hAnsi="Cambria Math"/>
                  <w:rPrChange w:id="722" w:author="Martynas Lukosevicius" w:date="2022-01-04T01:38:00Z">
                    <w:rPr/>
                  </w:rPrChange>
                </w:rPr>
                <m:t>w</m:t>
              </w:ins>
            </m:r>
          </m:e>
          <m:sub>
            <m:r>
              <w:ins w:id="723" w:author="Martynas Lukosevicius" w:date="2021-12-30T19:30:00Z">
                <w:rPr>
                  <w:rFonts w:ascii="Cambria Math" w:hAnsi="Cambria Math"/>
                  <w:rPrChange w:id="724" w:author="Martynas Lukosevicius" w:date="2022-01-04T01:38:00Z">
                    <w:rPr/>
                  </w:rPrChange>
                </w:rPr>
                <m:t>n</m:t>
              </w:ins>
            </m:r>
          </m:sub>
        </m:sSub>
        <m:r>
          <w:ins w:id="725" w:author="Martynas Lukosevicius" w:date="2021-12-30T19:30:00Z">
            <w:rPr>
              <w:rFonts w:ascii="Cambria Math" w:hAnsi="Cambria Math"/>
              <w:rPrChange w:id="726" w:author="Martynas Lukosevicius" w:date="2022-01-04T01:38:00Z">
                <w:rPr/>
              </w:rPrChange>
            </w:rPr>
            <m:t xml:space="preserve"> - positive weights summing to one. </m:t>
          </w:ins>
        </m:r>
      </m:oMath>
    </w:p>
    <w:p w14:paraId="38DEDE0C" w14:textId="77777777" w:rsidR="009E22D6" w:rsidRPr="00E05DF6" w:rsidRDefault="009E22D6" w:rsidP="00E05DF6">
      <w:pPr>
        <w:pStyle w:val="ListParagraph"/>
        <w:numPr>
          <w:ilvl w:val="0"/>
          <w:numId w:val="17"/>
        </w:numPr>
        <w:ind w:left="709"/>
        <w:rPr>
          <w:ins w:id="727" w:author="Martynas Lukosevicius" w:date="2021-12-30T19:30:00Z"/>
          <w:rFonts w:eastAsiaTheme="minorEastAsia"/>
          <w:rPrChange w:id="728" w:author="Martynas Lukosevicius" w:date="2022-01-04T01:38:00Z">
            <w:rPr>
              <w:ins w:id="729" w:author="Martynas Lukosevicius" w:date="2021-12-30T19:30:00Z"/>
            </w:rPr>
          </w:rPrChange>
        </w:rPr>
        <w:pPrChange w:id="730" w:author="Martynas Lukosevicius" w:date="2022-01-04T01:38:00Z">
          <w:pPr/>
        </w:pPrChange>
      </w:pPr>
      <m:oMath>
        <m:r>
          <w:ins w:id="731" w:author="Martynas Lukosevicius" w:date="2021-12-30T19:30:00Z">
            <w:rPr>
              <w:rFonts w:ascii="Cambria Math" w:eastAsiaTheme="minorEastAsia" w:hAnsi="Cambria Math"/>
              <w:rPrChange w:id="732" w:author="Martynas Lukosevicius" w:date="2022-01-04T01:38:00Z">
                <w:rPr/>
              </w:rPrChange>
            </w:rPr>
            <m:t>r- the effective reference corpus legth</m:t>
          </w:ins>
        </m:r>
      </m:oMath>
    </w:p>
    <w:p w14:paraId="58F93D36" w14:textId="35C297F8" w:rsidR="009E22D6" w:rsidRPr="00E05DF6" w:rsidRDefault="009E22D6">
      <w:pPr>
        <w:pStyle w:val="ListParagraph"/>
        <w:numPr>
          <w:ilvl w:val="0"/>
          <w:numId w:val="17"/>
        </w:numPr>
        <w:rPr>
          <w:ins w:id="733" w:author="Martynas Lukosevicius" w:date="2022-01-03T17:54:00Z"/>
          <w:rFonts w:eastAsiaTheme="minorEastAsia"/>
        </w:rPr>
      </w:pPr>
      <m:oMath>
        <m:r>
          <w:ins w:id="734" w:author="Martynas Lukosevicius" w:date="2021-12-30T19:30:00Z">
            <w:rPr>
              <w:rFonts w:ascii="Cambria Math" w:eastAsiaTheme="minorEastAsia" w:hAnsi="Cambria Math"/>
              <w:rPrChange w:id="735" w:author="Martynas Lukosevicius" w:date="2022-01-04T01:38:00Z">
                <w:rPr/>
              </w:rPrChange>
            </w:rPr>
            <m:t>c - the length of candidate translation</m:t>
          </w:ins>
        </m:r>
      </m:oMath>
    </w:p>
    <w:p w14:paraId="054CC875" w14:textId="4041D8AB" w:rsidR="005A0D40" w:rsidRPr="00C84BAB" w:rsidRDefault="005A0D40">
      <w:pPr>
        <w:pStyle w:val="Caption"/>
        <w:jc w:val="center"/>
        <w:rPr>
          <w:ins w:id="736" w:author="Martynas Lukosevicius" w:date="2021-12-30T19:30:00Z"/>
          <w:rFonts w:eastAsiaTheme="minorEastAsia"/>
          <w:rPrChange w:id="737" w:author="Martynas Lukosevicius" w:date="2021-12-30T19:50:00Z">
            <w:rPr>
              <w:ins w:id="738" w:author="Martynas Lukosevicius" w:date="2021-12-30T19:30:00Z"/>
            </w:rPr>
          </w:rPrChange>
        </w:rPr>
        <w:pPrChange w:id="739" w:author="Martynas Lukosevicius" w:date="2022-01-03T17:57:00Z">
          <w:pPr/>
        </w:pPrChange>
      </w:pPr>
      <w:ins w:id="740" w:author="Martynas Lukosevicius" w:date="2022-01-03T17:57:00Z">
        <w:r>
          <w:t xml:space="preserve">Equation </w:t>
        </w:r>
        <w:r>
          <w:fldChar w:fldCharType="begin"/>
        </w:r>
        <w:r>
          <w:instrText xml:space="preserve"> SEQ Equation \* ARABIC </w:instrText>
        </w:r>
      </w:ins>
      <w:r>
        <w:fldChar w:fldCharType="separate"/>
      </w:r>
      <w:ins w:id="741" w:author="Martynas Lukosevicius" w:date="2022-01-03T18:11:00Z">
        <w:r w:rsidR="00B52B4B">
          <w:rPr>
            <w:noProof/>
          </w:rPr>
          <w:t>6</w:t>
        </w:r>
      </w:ins>
      <w:ins w:id="742" w:author="Martynas Lukosevicius" w:date="2022-01-03T17:57:00Z">
        <w:r>
          <w:fldChar w:fldCharType="end"/>
        </w:r>
        <w:r>
          <w:t>. BLEU score</w:t>
        </w:r>
      </w:ins>
    </w:p>
    <w:p w14:paraId="6CAE2C10" w14:textId="7EF3B841" w:rsidR="009E22D6" w:rsidRDefault="009E22D6" w:rsidP="009E22D6">
      <w:pPr>
        <w:ind w:firstLine="720"/>
        <w:rPr>
          <w:ins w:id="743" w:author="Martynas Lukosevicius" w:date="2021-12-30T19:30:00Z"/>
          <w:rFonts w:eastAsiaTheme="minorEastAsia"/>
        </w:rPr>
      </w:pPr>
      <w:ins w:id="744" w:author="Martynas Lukosevicius" w:date="2021-12-30T19:30:00Z">
        <w:r>
          <w:rPr>
            <w:rFonts w:eastAsiaTheme="minorEastAsia"/>
          </w:rPr>
          <w:t xml:space="preserve">Bleu score is often used to evaluate text style transfer models and open-text generation. In the context of open text generation references are the text samples. However, the length of reference sentences and generated text should be taken into consideration as </w:t>
        </w:r>
      </w:ins>
      <w:ins w:id="745" w:author="Martynas Lukosevicius" w:date="2021-12-30T19:49:00Z">
        <w:r w:rsidR="00C84BAB">
          <w:rPr>
            <w:rFonts w:eastAsiaTheme="minorEastAsia"/>
          </w:rPr>
          <w:t>brevity</w:t>
        </w:r>
      </w:ins>
      <w:ins w:id="746" w:author="Martynas Lukosevicius" w:date="2021-12-30T19:30:00Z">
        <w:r>
          <w:rPr>
            <w:rFonts w:eastAsiaTheme="minorEastAsia"/>
          </w:rPr>
          <w:t xml:space="preserve"> penalty will penalize the score if candidate text will be shorter than references. </w:t>
        </w:r>
      </w:ins>
    </w:p>
    <w:p w14:paraId="70DD4DC8" w14:textId="7DCA1CA2" w:rsidR="009E22D6" w:rsidRDefault="009E22D6" w:rsidP="009E22D6">
      <w:pPr>
        <w:ind w:firstLine="720"/>
        <w:rPr>
          <w:ins w:id="747" w:author="Martynas Lukosevicius" w:date="2021-12-30T19:59:00Z"/>
          <w:rFonts w:eastAsiaTheme="minorEastAsia"/>
        </w:rPr>
      </w:pPr>
      <w:ins w:id="748" w:author="Martynas Lukosevicius" w:date="2021-12-30T19:30:00Z">
        <w:r>
          <w:rPr>
            <w:rFonts w:eastAsiaTheme="minorEastAsia"/>
          </w:rPr>
          <w:t xml:space="preserve">Another issue with Bleu score in measuring </w:t>
        </w:r>
      </w:ins>
      <w:ins w:id="749" w:author="Martynas Lukosevicius" w:date="2022-01-04T00:34:00Z">
        <w:r w:rsidR="00647DDF">
          <w:rPr>
            <w:rFonts w:eastAsiaTheme="minorEastAsia"/>
          </w:rPr>
          <w:t>style embodiment</w:t>
        </w:r>
      </w:ins>
      <w:ins w:id="750" w:author="Martynas Lukosevicius" w:date="2021-12-30T19:30:00Z">
        <w:r>
          <w:rPr>
            <w:rFonts w:eastAsiaTheme="minorEastAsia"/>
          </w:rPr>
          <w:t xml:space="preserve"> is the change of the context, to avoid this issue m-BL</w:t>
        </w:r>
      </w:ins>
      <w:ins w:id="751" w:author="Martynas Lukosevicius" w:date="2022-01-03T18:04:00Z">
        <w:r w:rsidR="006826BD">
          <w:rPr>
            <w:rFonts w:eastAsiaTheme="minorEastAsia"/>
          </w:rPr>
          <w:t>EU</w:t>
        </w:r>
      </w:ins>
      <w:ins w:id="752" w:author="Martynas Lukosevicius" w:date="2021-12-30T19:30:00Z">
        <w:r>
          <w:rPr>
            <w:rFonts w:eastAsiaTheme="minorEastAsia"/>
          </w:rPr>
          <w:t xml:space="preserve"> score</w:t>
        </w:r>
      </w:ins>
      <w:ins w:id="753" w:author="Martynas Lukosevicius" w:date="2022-01-03T18:03:00Z">
        <w:r w:rsidR="006826BD">
          <w:rPr>
            <w:rFonts w:eastAsiaTheme="minorEastAsia"/>
          </w:rPr>
          <w:t xml:space="preserve"> was introduced </w:t>
        </w:r>
      </w:ins>
      <w:customXmlInsRangeStart w:id="754" w:author="Martynas Lukosevicius" w:date="2022-01-03T18:04:00Z"/>
      <w:sdt>
        <w:sdtPr>
          <w:rPr>
            <w:rFonts w:eastAsiaTheme="minorEastAsia"/>
          </w:rPr>
          <w:id w:val="-504666006"/>
          <w:citation/>
        </w:sdtPr>
        <w:sdtEndPr/>
        <w:sdtContent>
          <w:customXmlInsRangeEnd w:id="754"/>
          <w:ins w:id="755" w:author="Martynas Lukosevicius" w:date="2022-01-03T18:04:00Z">
            <w:r w:rsidR="006826BD">
              <w:rPr>
                <w:rFonts w:eastAsiaTheme="minorEastAsia"/>
              </w:rPr>
              <w:fldChar w:fldCharType="begin"/>
            </w:r>
          </w:ins>
          <w:ins w:id="756" w:author="Martynas Lukosevicius" w:date="2022-01-04T01:25:00Z">
            <w:r w:rsidR="00D94721">
              <w:rPr>
                <w:rFonts w:eastAsiaTheme="minorEastAsia"/>
              </w:rPr>
              <w:instrText xml:space="preserve">CITATION Shu20 \l 2057 </w:instrText>
            </w:r>
          </w:ins>
          <w:r w:rsidR="006826BD">
            <w:rPr>
              <w:rFonts w:eastAsiaTheme="minorEastAsia"/>
            </w:rPr>
            <w:fldChar w:fldCharType="separate"/>
          </w:r>
          <w:r w:rsidR="00217145" w:rsidRPr="00217145">
            <w:rPr>
              <w:rFonts w:eastAsiaTheme="minorEastAsia"/>
              <w:noProof/>
            </w:rPr>
            <w:t>[13]</w:t>
          </w:r>
          <w:ins w:id="757" w:author="Martynas Lukosevicius" w:date="2022-01-03T18:04:00Z">
            <w:r w:rsidR="006826BD">
              <w:rPr>
                <w:rFonts w:eastAsiaTheme="minorEastAsia"/>
              </w:rPr>
              <w:fldChar w:fldCharType="end"/>
            </w:r>
          </w:ins>
          <w:customXmlInsRangeStart w:id="758" w:author="Martynas Lukosevicius" w:date="2022-01-03T18:04:00Z"/>
        </w:sdtContent>
      </w:sdt>
      <w:customXmlInsRangeEnd w:id="758"/>
      <w:ins w:id="759" w:author="Martynas Lukosevicius" w:date="2021-12-30T19:30:00Z">
        <w:r>
          <w:rPr>
            <w:rFonts w:eastAsiaTheme="minorEastAsia"/>
          </w:rPr>
          <w:t>. It is the same BL</w:t>
        </w:r>
      </w:ins>
      <w:ins w:id="760" w:author="Martynas Lukosevicius" w:date="2022-01-03T18:04:00Z">
        <w:r w:rsidR="006826BD">
          <w:rPr>
            <w:rFonts w:eastAsiaTheme="minorEastAsia"/>
          </w:rPr>
          <w:t>EU</w:t>
        </w:r>
      </w:ins>
      <w:ins w:id="761" w:author="Martynas Lukosevicius" w:date="2021-12-30T19:30:00Z">
        <w:r>
          <w:rPr>
            <w:rFonts w:eastAsiaTheme="minorEastAsia"/>
          </w:rPr>
          <w:t xml:space="preserve"> score but named entities in candidate and reference sentences are replaced with token &lt;M&gt;. </w:t>
        </w:r>
      </w:ins>
      <w:ins w:id="762" w:author="Martynas Lukosevicius" w:date="2022-01-04T01:10:00Z">
        <w:r w:rsidR="00FA5C41">
          <w:rPr>
            <w:rFonts w:eastAsiaTheme="minorEastAsia"/>
          </w:rPr>
          <w:t xml:space="preserve"> In this project m</w:t>
        </w:r>
      </w:ins>
      <w:ins w:id="763" w:author="Martynas Lukosevicius" w:date="2022-01-04T01:11:00Z">
        <w:r w:rsidR="00FA5C41">
          <w:rPr>
            <w:rFonts w:eastAsiaTheme="minorEastAsia"/>
          </w:rPr>
          <w:t>-BLEU4 score will be used as similar score was used to evaluate Obama speech generation</w:t>
        </w:r>
      </w:ins>
      <w:customXmlInsRangeStart w:id="764" w:author="Martynas Lukosevicius" w:date="2022-01-04T01:13:00Z"/>
      <w:sdt>
        <w:sdtPr>
          <w:rPr>
            <w:rFonts w:eastAsiaTheme="minorEastAsia"/>
          </w:rPr>
          <w:id w:val="1609619743"/>
          <w:citation/>
        </w:sdtPr>
        <w:sdtContent>
          <w:customXmlInsRangeEnd w:id="764"/>
          <w:ins w:id="765" w:author="Martynas Lukosevicius" w:date="2022-01-04T01:13:00Z">
            <w:r w:rsidR="00FA5C41">
              <w:rPr>
                <w:rFonts w:eastAsiaTheme="minorEastAsia"/>
              </w:rPr>
              <w:fldChar w:fldCharType="begin"/>
            </w:r>
          </w:ins>
          <w:ins w:id="766" w:author="Martynas Lukosevicius" w:date="2022-01-04T01:30:00Z">
            <w:r w:rsidR="00D94721">
              <w:rPr>
                <w:rFonts w:eastAsiaTheme="minorEastAsia"/>
              </w:rPr>
              <w:instrText xml:space="preserve">CITATION yu2017seqgan \l 2057 </w:instrText>
            </w:r>
          </w:ins>
          <w:r w:rsidR="00FA5C41">
            <w:rPr>
              <w:rFonts w:eastAsiaTheme="minorEastAsia"/>
            </w:rPr>
            <w:fldChar w:fldCharType="separate"/>
          </w:r>
          <w:r w:rsidR="00217145">
            <w:rPr>
              <w:rFonts w:eastAsiaTheme="minorEastAsia"/>
              <w:noProof/>
            </w:rPr>
            <w:t xml:space="preserve"> </w:t>
          </w:r>
          <w:r w:rsidR="00217145" w:rsidRPr="00217145">
            <w:rPr>
              <w:rFonts w:eastAsiaTheme="minorEastAsia"/>
              <w:noProof/>
            </w:rPr>
            <w:t>[16]</w:t>
          </w:r>
          <w:ins w:id="767" w:author="Martynas Lukosevicius" w:date="2022-01-04T01:13:00Z">
            <w:r w:rsidR="00FA5C41">
              <w:rPr>
                <w:rFonts w:eastAsiaTheme="minorEastAsia"/>
              </w:rPr>
              <w:fldChar w:fldCharType="end"/>
            </w:r>
          </w:ins>
          <w:customXmlInsRangeStart w:id="768" w:author="Martynas Lukosevicius" w:date="2022-01-04T01:13:00Z"/>
        </w:sdtContent>
      </w:sdt>
      <w:customXmlInsRangeEnd w:id="768"/>
      <w:ins w:id="769" w:author="Martynas Lukosevicius" w:date="2022-01-04T01:11:00Z">
        <w:r w:rsidR="00FA5C41">
          <w:rPr>
            <w:rFonts w:eastAsiaTheme="minorEastAsia"/>
          </w:rPr>
          <w:t xml:space="preserve">. </w:t>
        </w:r>
      </w:ins>
    </w:p>
    <w:p w14:paraId="0478A390" w14:textId="41733F78" w:rsidR="00DF58AE" w:rsidRDefault="00DF58AE" w:rsidP="00DF58AE">
      <w:pPr>
        <w:pStyle w:val="Heading3"/>
        <w:rPr>
          <w:ins w:id="770" w:author="Martynas Lukosevicius" w:date="2021-12-30T20:06:00Z"/>
          <w:rFonts w:eastAsiaTheme="minorEastAsia"/>
        </w:rPr>
      </w:pPr>
      <w:bookmarkStart w:id="771" w:name="_Ref92134652"/>
      <w:ins w:id="772" w:author="Martynas Lukosevicius" w:date="2021-12-30T19:59:00Z">
        <w:r>
          <w:rPr>
            <w:rFonts w:eastAsiaTheme="minorEastAsia"/>
          </w:rPr>
          <w:lastRenderedPageBreak/>
          <w:t>Style classifiers used in this pro</w:t>
        </w:r>
      </w:ins>
      <w:ins w:id="773" w:author="Martynas Lukosevicius" w:date="2021-12-30T20:00:00Z">
        <w:r>
          <w:rPr>
            <w:rFonts w:eastAsiaTheme="minorEastAsia"/>
          </w:rPr>
          <w:t>ject</w:t>
        </w:r>
        <w:bookmarkEnd w:id="771"/>
        <w:r>
          <w:rPr>
            <w:rFonts w:eastAsiaTheme="minorEastAsia"/>
          </w:rPr>
          <w:t xml:space="preserve"> </w:t>
        </w:r>
      </w:ins>
    </w:p>
    <w:p w14:paraId="5EF7CAD6" w14:textId="7D56C312" w:rsidR="00DF58AE" w:rsidRDefault="00E05DF6" w:rsidP="00DF58AE">
      <w:pPr>
        <w:rPr>
          <w:ins w:id="774" w:author="Martynas Lukosevicius" w:date="2021-12-30T20:23:00Z"/>
        </w:rPr>
      </w:pPr>
      <w:r>
        <w:rPr>
          <w:noProof/>
        </w:rPr>
        <mc:AlternateContent>
          <mc:Choice Requires="wpg">
            <w:drawing>
              <wp:anchor distT="0" distB="0" distL="114300" distR="114300" simplePos="0" relativeHeight="251663360" behindDoc="0" locked="0" layoutInCell="1" allowOverlap="1" wp14:anchorId="1FA9B8F4" wp14:editId="1B4171D6">
                <wp:simplePos x="0" y="0"/>
                <wp:positionH relativeFrom="column">
                  <wp:posOffset>2735580</wp:posOffset>
                </wp:positionH>
                <wp:positionV relativeFrom="paragraph">
                  <wp:posOffset>71120</wp:posOffset>
                </wp:positionV>
                <wp:extent cx="3288030" cy="3429000"/>
                <wp:effectExtent l="0" t="0" r="7620" b="0"/>
                <wp:wrapSquare wrapText="bothSides"/>
                <wp:docPr id="19" name="Group 19"/>
                <wp:cNvGraphicFramePr/>
                <a:graphic xmlns:a="http://schemas.openxmlformats.org/drawingml/2006/main">
                  <a:graphicData uri="http://schemas.microsoft.com/office/word/2010/wordprocessingGroup">
                    <wpg:wgp>
                      <wpg:cNvGrpSpPr/>
                      <wpg:grpSpPr>
                        <a:xfrm>
                          <a:off x="0" y="0"/>
                          <a:ext cx="3288030" cy="3429000"/>
                          <a:chOff x="0" y="0"/>
                          <a:chExt cx="3288030" cy="3429000"/>
                        </a:xfrm>
                      </wpg:grpSpPr>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8030" cy="3108960"/>
                          </a:xfrm>
                          <a:prstGeom prst="rect">
                            <a:avLst/>
                          </a:prstGeom>
                          <a:noFill/>
                          <a:ln>
                            <a:noFill/>
                          </a:ln>
                        </pic:spPr>
                      </pic:pic>
                      <wps:wsp>
                        <wps:cNvPr id="18" name="Text Box 18"/>
                        <wps:cNvSpPr txBox="1"/>
                        <wps:spPr>
                          <a:xfrm>
                            <a:off x="0" y="3162300"/>
                            <a:ext cx="3288030" cy="266700"/>
                          </a:xfrm>
                          <a:prstGeom prst="rect">
                            <a:avLst/>
                          </a:prstGeom>
                          <a:solidFill>
                            <a:prstClr val="white"/>
                          </a:solidFill>
                          <a:ln>
                            <a:noFill/>
                          </a:ln>
                        </wps:spPr>
                        <wps:txbx>
                          <w:txbxContent>
                            <w:p w14:paraId="01BC446B" w14:textId="2DDEFFFD" w:rsidR="006826BD" w:rsidRPr="004333E3" w:rsidRDefault="006826BD">
                              <w:pPr>
                                <w:pStyle w:val="Caption"/>
                                <w:rPr>
                                  <w:noProof/>
                                </w:rPr>
                                <w:pPrChange w:id="775" w:author="Martynas Lukosevicius" w:date="2022-01-03T18:06:00Z">
                                  <w:pPr/>
                                </w:pPrChange>
                              </w:pPr>
                              <w:ins w:id="776" w:author="Martynas Lukosevicius" w:date="2022-01-03T18:06:00Z">
                                <w:r>
                                  <w:t xml:space="preserve">Figure </w:t>
                                </w:r>
                                <w:r>
                                  <w:fldChar w:fldCharType="begin"/>
                                </w:r>
                                <w:r>
                                  <w:instrText xml:space="preserve"> SEQ Figure \* ARABIC </w:instrText>
                                </w:r>
                              </w:ins>
                              <w:r>
                                <w:fldChar w:fldCharType="separate"/>
                              </w:r>
                              <w:ins w:id="777" w:author="Martynas Lukosevicius" w:date="2022-01-03T18:28:00Z">
                                <w:r w:rsidR="00FF742C">
                                  <w:rPr>
                                    <w:noProof/>
                                  </w:rPr>
                                  <w:t>7</w:t>
                                </w:r>
                              </w:ins>
                              <w:ins w:id="778" w:author="Martynas Lukosevicius" w:date="2022-01-03T18:06:00Z">
                                <w:r>
                                  <w:fldChar w:fldCharType="end"/>
                                </w:r>
                                <w:r>
                                  <w:t xml:space="preserve">. Architecture of </w:t>
                                </w:r>
                              </w:ins>
                              <w:ins w:id="779" w:author="Martynas Lukosevicius" w:date="2022-01-04T00:58:00Z">
                                <w:r w:rsidR="005274A7">
                                  <w:t>“</w:t>
                                </w:r>
                              </w:ins>
                              <w:ins w:id="780" w:author="Martynas Lukosevicius" w:date="2022-01-03T18:06:00Z">
                                <w:r>
                                  <w:t>POS_DEP classifier</w:t>
                                </w:r>
                              </w:ins>
                              <w:ins w:id="781" w:author="Martynas Lukosevicius" w:date="2022-01-04T00:58:00Z">
                                <w:r w:rsidR="005274A7">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A9B8F4" id="Group 19" o:spid="_x0000_s1029" style="position:absolute;margin-left:215.4pt;margin-top:5.6pt;width:258.9pt;height:270pt;z-index:251663360" coordsize="32880,34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">
                <v:shape id="Picture 11" o:spid="_x0000_s1030" type="#_x0000_t75" style="position:absolute;width:32880;height:31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">
                  <v:imagedata r:id="rId18" o:title=""/>
                </v:shape>
                <v:shape id="Text Box 18" o:spid="_x0000_s1031" type="#_x0000_t202" style="position:absolute;top:31623;width:328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01BC446B" w14:textId="2DDEFFFD" w:rsidR="006826BD" w:rsidRPr="004333E3" w:rsidRDefault="006826BD">
                        <w:pPr>
                          <w:pStyle w:val="Caption"/>
                          <w:rPr>
                            <w:noProof/>
                          </w:rPr>
                          <w:pPrChange w:id="782" w:author="Martynas Lukosevicius" w:date="2022-01-03T18:06:00Z">
                            <w:pPr/>
                          </w:pPrChange>
                        </w:pPr>
                        <w:ins w:id="783" w:author="Martynas Lukosevicius" w:date="2022-01-03T18:06:00Z">
                          <w:r>
                            <w:t xml:space="preserve">Figure </w:t>
                          </w:r>
                          <w:r>
                            <w:fldChar w:fldCharType="begin"/>
                          </w:r>
                          <w:r>
                            <w:instrText xml:space="preserve"> SEQ Figure \* ARABIC </w:instrText>
                          </w:r>
                        </w:ins>
                        <w:r>
                          <w:fldChar w:fldCharType="separate"/>
                        </w:r>
                        <w:ins w:id="784" w:author="Martynas Lukosevicius" w:date="2022-01-03T18:28:00Z">
                          <w:r w:rsidR="00FF742C">
                            <w:rPr>
                              <w:noProof/>
                            </w:rPr>
                            <w:t>7</w:t>
                          </w:r>
                        </w:ins>
                        <w:ins w:id="785" w:author="Martynas Lukosevicius" w:date="2022-01-03T18:06:00Z">
                          <w:r>
                            <w:fldChar w:fldCharType="end"/>
                          </w:r>
                          <w:r>
                            <w:t xml:space="preserve">. Architecture of </w:t>
                          </w:r>
                        </w:ins>
                        <w:ins w:id="786" w:author="Martynas Lukosevicius" w:date="2022-01-04T00:58:00Z">
                          <w:r w:rsidR="005274A7">
                            <w:t>“</w:t>
                          </w:r>
                        </w:ins>
                        <w:ins w:id="787" w:author="Martynas Lukosevicius" w:date="2022-01-03T18:06:00Z">
                          <w:r>
                            <w:t>POS_DEP classifier</w:t>
                          </w:r>
                        </w:ins>
                        <w:ins w:id="788" w:author="Martynas Lukosevicius" w:date="2022-01-04T00:58:00Z">
                          <w:r w:rsidR="005274A7">
                            <w:t>”</w:t>
                          </w:r>
                        </w:ins>
                      </w:p>
                    </w:txbxContent>
                  </v:textbox>
                </v:shape>
                <w10:wrap type="square"/>
              </v:group>
            </w:pict>
          </mc:Fallback>
        </mc:AlternateContent>
      </w:r>
      <w:ins w:id="789" w:author="Martynas Lukosevicius" w:date="2022-01-02T19:09:00Z">
        <w:r w:rsidR="00C61D8D">
          <w:t>For text classification Naïve Bayes, Gradient Boosting Classifier, Support vector ma</w:t>
        </w:r>
      </w:ins>
      <w:ins w:id="790" w:author="Martynas Lukosevicius" w:date="2022-01-02T19:10:00Z">
        <w:r w:rsidR="00C61D8D">
          <w:t xml:space="preserve">chine and logistic regression will be </w:t>
        </w:r>
      </w:ins>
      <w:ins w:id="791" w:author="Martynas Lukosevicius" w:date="2022-01-03T14:25:00Z">
        <w:r w:rsidR="00BC301A">
          <w:t>considered</w:t>
        </w:r>
      </w:ins>
      <w:ins w:id="792" w:author="Martynas Lukosevicius" w:date="2021-12-30T20:04:00Z">
        <w:r w:rsidR="00EC0083">
          <w:t xml:space="preserve">. For text </w:t>
        </w:r>
      </w:ins>
      <w:ins w:id="793" w:author="Martynas Lukosevicius" w:date="2021-12-30T21:31:00Z">
        <w:r w:rsidR="00EB11A3">
          <w:t>pre-processing</w:t>
        </w:r>
      </w:ins>
      <w:ins w:id="794" w:author="Martynas Lukosevicius" w:date="2021-12-30T20:05:00Z">
        <w:r w:rsidR="00EC0083">
          <w:t xml:space="preserve">, first named entities will be removed to hide the context of the text, later </w:t>
        </w:r>
      </w:ins>
      <w:ins w:id="795" w:author="Martynas Lukosevicius" w:date="2021-12-30T20:06:00Z">
        <w:r w:rsidR="00EC0083">
          <w:t xml:space="preserve">text will be </w:t>
        </w:r>
      </w:ins>
      <w:ins w:id="796" w:author="Martynas Lukosevicius" w:date="2021-12-30T20:10:00Z">
        <w:r w:rsidR="00802761">
          <w:t>lowercased, stop</w:t>
        </w:r>
      </w:ins>
      <w:ins w:id="797" w:author="Martynas Lukosevicius" w:date="2021-12-30T20:06:00Z">
        <w:r w:rsidR="00EC0083">
          <w:t xml:space="preserve"> words removed</w:t>
        </w:r>
      </w:ins>
      <w:ins w:id="798" w:author="Martynas Lukosevicius" w:date="2021-12-30T20:09:00Z">
        <w:r w:rsidR="00EC0083">
          <w:t xml:space="preserve"> and vectorized by counts. </w:t>
        </w:r>
      </w:ins>
      <w:ins w:id="799" w:author="Martynas Lukosevicius" w:date="2021-12-30T20:08:00Z">
        <w:r w:rsidR="00EC0083">
          <w:t xml:space="preserve"> </w:t>
        </w:r>
      </w:ins>
      <w:ins w:id="800" w:author="Martynas Lukosevicius" w:date="2021-12-30T20:12:00Z">
        <w:r w:rsidR="00802761">
          <w:t xml:space="preserve">This classifier will be based </w:t>
        </w:r>
      </w:ins>
      <w:ins w:id="801" w:author="Martynas Lukosevicius" w:date="2021-12-30T20:13:00Z">
        <w:r w:rsidR="00802761">
          <w:t xml:space="preserve">on the count and specific words used by trump. Because of this </w:t>
        </w:r>
      </w:ins>
      <w:ins w:id="802" w:author="Martynas Lukosevicius" w:date="2021-12-30T20:14:00Z">
        <w:r w:rsidR="00802761">
          <w:t>efficiency</w:t>
        </w:r>
      </w:ins>
      <w:ins w:id="803" w:author="Martynas Lukosevicius" w:date="2021-12-30T20:13:00Z">
        <w:r w:rsidR="00802761">
          <w:t xml:space="preserve"> </w:t>
        </w:r>
      </w:ins>
      <w:ins w:id="804" w:author="Martynas Lukosevicius" w:date="2021-12-30T20:14:00Z">
        <w:r w:rsidR="00310F9A">
          <w:t>of using this classifier can be criticise</w:t>
        </w:r>
      </w:ins>
      <w:ins w:id="805" w:author="Martynas Lukosevicius" w:date="2021-12-30T20:15:00Z">
        <w:r w:rsidR="00310F9A">
          <w:t>d as generators will be capable only</w:t>
        </w:r>
      </w:ins>
      <w:ins w:id="806" w:author="Martynas Lukosevicius" w:date="2021-12-30T20:17:00Z">
        <w:r w:rsidR="00310F9A">
          <w:t xml:space="preserve"> generate</w:t>
        </w:r>
      </w:ins>
      <w:ins w:id="807" w:author="Martynas Lukosevicius" w:date="2021-12-30T20:15:00Z">
        <w:r w:rsidR="00310F9A">
          <w:t xml:space="preserve"> words</w:t>
        </w:r>
      </w:ins>
      <w:ins w:id="808" w:author="Martynas Lukosevicius" w:date="2021-12-30T20:17:00Z">
        <w:r w:rsidR="00310F9A">
          <w:t xml:space="preserve"> which were in training data</w:t>
        </w:r>
      </w:ins>
      <w:ins w:id="809" w:author="Martynas Lukosevicius" w:date="2021-12-30T20:18:00Z">
        <w:r w:rsidR="00310F9A">
          <w:t xml:space="preserve">, it might end up with a </w:t>
        </w:r>
        <w:proofErr w:type="gramStart"/>
        <w:r w:rsidR="00310F9A">
          <w:t>results</w:t>
        </w:r>
        <w:proofErr w:type="gramEnd"/>
        <w:r w:rsidR="00310F9A">
          <w:t xml:space="preserve"> </w:t>
        </w:r>
      </w:ins>
      <w:ins w:id="810" w:author="Martynas Lukosevicius" w:date="2021-12-30T20:19:00Z">
        <w:r w:rsidR="00310F9A">
          <w:t>correlating with</w:t>
        </w:r>
        <w:r w:rsidR="00BE0963">
          <w:t xml:space="preserve"> </w:t>
        </w:r>
        <w:r w:rsidR="00310F9A">
          <w:t>BLEU score</w:t>
        </w:r>
      </w:ins>
      <w:ins w:id="811" w:author="Martynas Lukosevicius" w:date="2021-12-30T20:23:00Z">
        <w:r w:rsidR="00BE0963">
          <w:t xml:space="preserve"> and it </w:t>
        </w:r>
      </w:ins>
      <w:ins w:id="812" w:author="Martynas Lukosevicius" w:date="2022-01-02T15:52:00Z">
        <w:r w:rsidR="00E11B3D">
          <w:t>won’t</w:t>
        </w:r>
      </w:ins>
      <w:ins w:id="813" w:author="Martynas Lukosevicius" w:date="2021-12-30T20:23:00Z">
        <w:r w:rsidR="00BE0963">
          <w:t xml:space="preserve"> capture sentence structure. </w:t>
        </w:r>
      </w:ins>
      <w:ins w:id="814" w:author="Martynas Lukosevicius" w:date="2022-01-02T19:13:00Z">
        <w:r w:rsidR="00D549DB">
          <w:t xml:space="preserve">In this project </w:t>
        </w:r>
      </w:ins>
      <w:ins w:id="815" w:author="Martynas Lukosevicius" w:date="2022-01-02T19:14:00Z">
        <w:r w:rsidR="00D549DB">
          <w:t xml:space="preserve">this classifier will be called </w:t>
        </w:r>
      </w:ins>
      <w:ins w:id="816" w:author="Martynas Lukosevicius" w:date="2022-01-04T00:58:00Z">
        <w:r w:rsidR="005274A7">
          <w:t>“</w:t>
        </w:r>
      </w:ins>
      <w:proofErr w:type="spellStart"/>
      <w:ins w:id="817" w:author="Martynas Lukosevicius" w:date="2022-01-02T19:14:00Z">
        <w:r w:rsidR="00D549DB">
          <w:t>TextClassifier</w:t>
        </w:r>
      </w:ins>
      <w:proofErr w:type="spellEnd"/>
      <w:ins w:id="818" w:author="Martynas Lukosevicius" w:date="2022-01-04T00:58:00Z">
        <w:r w:rsidR="005274A7">
          <w:t>”</w:t>
        </w:r>
      </w:ins>
      <w:ins w:id="819" w:author="Martynas Lukosevicius" w:date="2022-01-02T19:14:00Z">
        <w:r w:rsidR="00D549DB">
          <w:t xml:space="preserve">. </w:t>
        </w:r>
      </w:ins>
    </w:p>
    <w:p w14:paraId="14CAD75A" w14:textId="0684C198" w:rsidR="0051361D" w:rsidRDefault="00BE0963" w:rsidP="00DF58AE">
      <w:pPr>
        <w:rPr>
          <w:ins w:id="820" w:author="Martynas Lukosevicius" w:date="2021-12-30T20:43:00Z"/>
        </w:rPr>
      </w:pPr>
      <w:ins w:id="821" w:author="Martynas Lukosevicius" w:date="2021-12-30T20:23:00Z">
        <w:r>
          <w:t xml:space="preserve">To solve the last problem Bidirectional LSTM </w:t>
        </w:r>
      </w:ins>
      <w:ins w:id="822" w:author="Martynas Lukosevicius" w:date="2021-12-30T20:24:00Z">
        <w:r>
          <w:t xml:space="preserve">based </w:t>
        </w:r>
      </w:ins>
      <w:ins w:id="823" w:author="Martynas Lukosevicius" w:date="2021-12-30T20:23:00Z">
        <w:r>
          <w:t>classi</w:t>
        </w:r>
      </w:ins>
      <w:ins w:id="824" w:author="Martynas Lukosevicius" w:date="2021-12-30T20:24:00Z">
        <w:r>
          <w:t xml:space="preserve">fier will be trained on parts of speech and their dependencies </w:t>
        </w:r>
        <w:r w:rsidR="0051361D">
          <w:t>as input</w:t>
        </w:r>
      </w:ins>
      <w:ins w:id="825" w:author="Martynas Lukosevicius" w:date="2021-12-30T20:35:00Z">
        <w:r w:rsidR="00AF6276">
          <w:t>s</w:t>
        </w:r>
      </w:ins>
      <w:ins w:id="826" w:author="Martynas Lukosevicius" w:date="2021-12-30T20:24:00Z">
        <w:r w:rsidR="0051361D">
          <w:t xml:space="preserve">. </w:t>
        </w:r>
      </w:ins>
      <w:ins w:id="827" w:author="Martynas Lukosevicius" w:date="2021-12-30T20:35:00Z">
        <w:r w:rsidR="00AF6276">
          <w:t xml:space="preserve">First sequence of texts will be transformed to </w:t>
        </w:r>
      </w:ins>
      <w:ins w:id="828" w:author="Martynas Lukosevicius" w:date="2021-12-30T20:36:00Z">
        <w:r w:rsidR="00AF6276">
          <w:t>POS and dependencies using another classifier</w:t>
        </w:r>
      </w:ins>
      <w:ins w:id="829" w:author="Martynas Lukosevicius" w:date="2021-12-30T20:37:00Z">
        <w:r w:rsidR="00AF6276">
          <w:t xml:space="preserve"> (accuracy of POS tagging 0.97 </w:t>
        </w:r>
      </w:ins>
      <w:ins w:id="830" w:author="Martynas Lukosevicius" w:date="2021-12-30T20:38:00Z">
        <w:r w:rsidR="00AF6276">
          <w:t>and accuracy of dependency tagging – 0.9</w:t>
        </w:r>
      </w:ins>
      <w:ins w:id="831" w:author="Martynas Lukosevicius" w:date="2021-12-30T20:37:00Z">
        <w:r w:rsidR="00AF6276">
          <w:t>)</w:t>
        </w:r>
      </w:ins>
      <w:ins w:id="832" w:author="Martynas Lukosevicius" w:date="2021-12-30T20:38:00Z">
        <w:r w:rsidR="00AF6276">
          <w:t xml:space="preserve">. POS </w:t>
        </w:r>
      </w:ins>
      <w:ins w:id="833" w:author="Martynas Lukosevicius" w:date="2021-12-30T20:39:00Z">
        <w:r w:rsidR="00AF6276">
          <w:t xml:space="preserve">tags and Dep tags will be tokenized and sent through embedding layers, </w:t>
        </w:r>
      </w:ins>
      <w:ins w:id="834" w:author="Martynas Lukosevicius" w:date="2021-12-30T20:40:00Z">
        <w:r w:rsidR="00AF6276">
          <w:t xml:space="preserve">embedding will be concatenated </w:t>
        </w:r>
        <w:r w:rsidR="00DA21D9">
          <w:t xml:space="preserve">and sent through 2 bidirectional LSTM layers </w:t>
        </w:r>
      </w:ins>
      <w:ins w:id="835" w:author="Martynas Lukosevicius" w:date="2021-12-30T20:41:00Z">
        <w:r w:rsidR="00DA21D9">
          <w:t xml:space="preserve">followed by dropout and feedforward network with </w:t>
        </w:r>
        <w:proofErr w:type="spellStart"/>
        <w:r w:rsidR="00DA21D9">
          <w:t>Relu</w:t>
        </w:r>
        <w:proofErr w:type="spellEnd"/>
        <w:r w:rsidR="00DA21D9">
          <w:t xml:space="preserve"> activation function </w:t>
        </w:r>
      </w:ins>
      <w:ins w:id="836" w:author="Martynas Lukosevicius" w:date="2021-12-30T20:42:00Z">
        <w:r w:rsidR="00DA21D9">
          <w:t xml:space="preserve">and outputs with </w:t>
        </w:r>
      </w:ins>
      <w:ins w:id="837" w:author="Martynas Lukosevicius" w:date="2022-01-03T18:06:00Z">
        <w:r w:rsidR="006826BD">
          <w:t>SoftMax</w:t>
        </w:r>
      </w:ins>
      <w:ins w:id="838" w:author="Martynas Lukosevicius" w:date="2021-12-30T20:42:00Z">
        <w:r w:rsidR="00DA21D9">
          <w:t xml:space="preserve"> activation.</w:t>
        </w:r>
      </w:ins>
    </w:p>
    <w:p w14:paraId="76969BA0" w14:textId="4E8F2673" w:rsidR="00BE0963" w:rsidRPr="00DF58AE" w:rsidRDefault="00DA21D9">
      <w:pPr>
        <w:rPr>
          <w:ins w:id="839" w:author="Martynas Lukosevicius" w:date="2021-12-30T19:30:00Z"/>
        </w:rPr>
        <w:pPrChange w:id="840" w:author="Martynas Lukosevicius" w:date="2021-12-30T20:00:00Z">
          <w:pPr>
            <w:ind w:firstLine="720"/>
          </w:pPr>
        </w:pPrChange>
      </w:pPr>
      <w:ins w:id="841" w:author="Martynas Lukosevicius" w:date="2021-12-30T20:43:00Z">
        <w:r>
          <w:t xml:space="preserve">Parameters </w:t>
        </w:r>
      </w:ins>
      <w:ins w:id="842" w:author="Martynas Lukosevicius" w:date="2022-01-02T15:53:00Z">
        <w:r w:rsidR="00E11B3D">
          <w:t>such as</w:t>
        </w:r>
      </w:ins>
      <w:ins w:id="843" w:author="Martynas Lukosevicius" w:date="2021-12-30T20:43:00Z">
        <w:r>
          <w:t xml:space="preserve"> size of the embedding outputs</w:t>
        </w:r>
      </w:ins>
      <w:ins w:id="844" w:author="Martynas Lukosevicius" w:date="2021-12-30T20:44:00Z">
        <w:r>
          <w:t xml:space="preserve">, hidden units in LSTM layers and number of hidden neurons will be tuned. </w:t>
        </w:r>
      </w:ins>
      <w:ins w:id="845" w:author="Martynas Lukosevicius" w:date="2022-01-02T19:14:00Z">
        <w:r w:rsidR="00D549DB">
          <w:t xml:space="preserve"> In this project this classifier will be called </w:t>
        </w:r>
      </w:ins>
      <w:ins w:id="846" w:author="Martynas Lukosevicius" w:date="2022-01-04T00:58:00Z">
        <w:r w:rsidR="005274A7">
          <w:t>“</w:t>
        </w:r>
      </w:ins>
      <w:ins w:id="847" w:author="Martynas Lukosevicius" w:date="2022-01-02T19:14:00Z">
        <w:r w:rsidR="00D549DB">
          <w:t>POS_DEP classifier</w:t>
        </w:r>
      </w:ins>
      <w:ins w:id="848" w:author="Martynas Lukosevicius" w:date="2022-01-04T00:58:00Z">
        <w:r w:rsidR="005274A7">
          <w:t>”</w:t>
        </w:r>
      </w:ins>
      <w:ins w:id="849" w:author="Martynas Lukosevicius" w:date="2022-01-02T19:14:00Z">
        <w:r w:rsidR="00D549DB">
          <w:t>.</w:t>
        </w:r>
      </w:ins>
    </w:p>
    <w:p w14:paraId="6A8376EA" w14:textId="77777777" w:rsidR="003133C5" w:rsidRDefault="003133C5" w:rsidP="00886C6B">
      <w:pPr>
        <w:rPr>
          <w:ins w:id="850" w:author="Martynas Lukosevicius" w:date="2021-12-30T14:02:00Z"/>
        </w:rPr>
      </w:pPr>
    </w:p>
    <w:p w14:paraId="2E95E5B7" w14:textId="55786769" w:rsidR="00886C6B" w:rsidRDefault="00886C6B">
      <w:pPr>
        <w:pStyle w:val="Heading1"/>
        <w:rPr>
          <w:ins w:id="851" w:author="Martynas Lukosevicius" w:date="2021-12-30T12:12:00Z"/>
        </w:rPr>
        <w:pPrChange w:id="852" w:author="Martynas Lukosevicius" w:date="2021-12-30T19:29:00Z">
          <w:pPr/>
        </w:pPrChange>
      </w:pPr>
      <w:moveToRangeStart w:id="853" w:author="Martynas Lukosevicius" w:date="2021-12-30T12:12:00Z" w:name="move91758748"/>
      <w:moveTo w:id="854" w:author="Martynas Lukosevicius" w:date="2021-12-30T12:12:00Z">
        <w:r>
          <w:t>Data</w:t>
        </w:r>
      </w:moveTo>
    </w:p>
    <w:p w14:paraId="154DE6ED" w14:textId="3D6D68F3" w:rsidR="00886C6B" w:rsidRDefault="00886C6B">
      <w:pPr>
        <w:ind w:firstLine="720"/>
        <w:rPr>
          <w:ins w:id="855" w:author="Martynas Lukosevicius" w:date="2021-12-30T12:34:00Z"/>
        </w:rPr>
        <w:pPrChange w:id="856" w:author="Martynas Lukosevicius" w:date="2021-12-30T16:42:00Z">
          <w:pPr/>
        </w:pPrChange>
      </w:pPr>
      <w:ins w:id="857" w:author="Martynas Lukosevicius" w:date="2021-12-30T12:12:00Z">
        <w:r>
          <w:t xml:space="preserve">For this project </w:t>
        </w:r>
      </w:ins>
      <w:ins w:id="858" w:author="Martynas Lukosevicius" w:date="2021-12-30T12:13:00Z">
        <w:r>
          <w:t xml:space="preserve">35 Donald Trump rally speeches </w:t>
        </w:r>
      </w:ins>
      <w:ins w:id="859" w:author="Martynas Lukosevicius" w:date="2021-12-30T12:14:00Z">
        <w:r>
          <w:t>from 2019 -2020 downloaded from “</w:t>
        </w:r>
      </w:ins>
      <w:ins w:id="860" w:author="Martynas Lukosevicius" w:date="2022-01-02T15:54:00Z">
        <w:r w:rsidR="00E11B3D">
          <w:t>Kaggle</w:t>
        </w:r>
      </w:ins>
      <w:ins w:id="861" w:author="Martynas Lukosevicius" w:date="2021-12-30T12:14:00Z">
        <w:r>
          <w:t xml:space="preserve">” </w:t>
        </w:r>
      </w:ins>
      <w:customXmlInsRangeStart w:id="862" w:author="Martynas Lukosevicius" w:date="2022-01-03T18:09:00Z"/>
      <w:sdt>
        <w:sdtPr>
          <w:id w:val="1594206023"/>
          <w:citation/>
        </w:sdtPr>
        <w:sdtEndPr/>
        <w:sdtContent>
          <w:customXmlInsRangeEnd w:id="862"/>
          <w:ins w:id="863" w:author="Martynas Lukosevicius" w:date="2022-01-03T18:09:00Z">
            <w:r w:rsidR="00B52B4B">
              <w:fldChar w:fldCharType="begin"/>
            </w:r>
            <w:r w:rsidR="00B52B4B">
              <w:instrText xml:space="preserve"> CITATION Chr \l 2057 </w:instrText>
            </w:r>
          </w:ins>
          <w:r w:rsidR="00B52B4B">
            <w:fldChar w:fldCharType="separate"/>
          </w:r>
          <w:r w:rsidR="00217145" w:rsidRPr="00217145">
            <w:rPr>
              <w:noProof/>
            </w:rPr>
            <w:t>[17]</w:t>
          </w:r>
          <w:ins w:id="864" w:author="Martynas Lukosevicius" w:date="2022-01-03T18:09:00Z">
            <w:r w:rsidR="00B52B4B">
              <w:fldChar w:fldCharType="end"/>
            </w:r>
          </w:ins>
          <w:customXmlInsRangeStart w:id="865" w:author="Martynas Lukosevicius" w:date="2022-01-03T18:09:00Z"/>
        </w:sdtContent>
      </w:sdt>
      <w:customXmlInsRangeEnd w:id="865"/>
      <w:ins w:id="866" w:author="Martynas Lukosevicius" w:date="2022-01-03T18:09:00Z">
        <w:r w:rsidR="00B52B4B">
          <w:t xml:space="preserve"> </w:t>
        </w:r>
      </w:ins>
      <w:ins w:id="867" w:author="Martynas Lukosevicius" w:date="2021-12-30T12:14:00Z">
        <w:r>
          <w:t>and</w:t>
        </w:r>
      </w:ins>
      <w:ins w:id="868" w:author="Martynas Lukosevicius" w:date="2022-01-03T18:07:00Z">
        <w:r w:rsidR="006826BD">
          <w:t xml:space="preserve"> </w:t>
        </w:r>
      </w:ins>
      <w:ins w:id="869" w:author="Martynas Lukosevicius" w:date="2021-12-30T12:34:00Z">
        <w:r w:rsidR="006354D2">
          <w:t>18</w:t>
        </w:r>
      </w:ins>
      <w:ins w:id="870" w:author="Martynas Lukosevicius" w:date="2021-12-30T12:15:00Z">
        <w:r w:rsidR="00D636FD">
          <w:t xml:space="preserve"> </w:t>
        </w:r>
      </w:ins>
      <w:ins w:id="871" w:author="Martynas Lukosevicius" w:date="2021-12-30T12:16:00Z">
        <w:r w:rsidR="00D636FD">
          <w:t xml:space="preserve">Joe Biden </w:t>
        </w:r>
      </w:ins>
      <w:ins w:id="872" w:author="Martynas Lukosevicius" w:date="2021-12-30T12:18:00Z">
        <w:r w:rsidR="00D636FD">
          <w:t xml:space="preserve">Rally </w:t>
        </w:r>
      </w:ins>
      <w:ins w:id="873" w:author="Martynas Lukosevicius" w:date="2021-12-30T12:30:00Z">
        <w:r w:rsidR="006354D2">
          <w:t xml:space="preserve">speeches, </w:t>
        </w:r>
      </w:ins>
      <w:ins w:id="874" w:author="Martynas Lukosevicius" w:date="2021-12-30T12:31:00Z">
        <w:r w:rsidR="006354D2">
          <w:t>4 Barack Obama</w:t>
        </w:r>
      </w:ins>
      <w:ins w:id="875" w:author="Martynas Lukosevicius" w:date="2021-12-30T12:32:00Z">
        <w:r w:rsidR="006354D2">
          <w:t>, 2 Bernie Sanders</w:t>
        </w:r>
      </w:ins>
      <w:ins w:id="876" w:author="Martynas Lukosevicius" w:date="2021-12-30T12:31:00Z">
        <w:r w:rsidR="006354D2">
          <w:t xml:space="preserve"> </w:t>
        </w:r>
      </w:ins>
      <w:ins w:id="877" w:author="Martynas Lukosevicius" w:date="2021-12-30T12:32:00Z">
        <w:r w:rsidR="006354D2">
          <w:t xml:space="preserve">speeches from a campaign for Joe Biden, </w:t>
        </w:r>
      </w:ins>
      <w:ins w:id="878" w:author="Martynas Lukosevicius" w:date="2021-12-30T12:33:00Z">
        <w:r w:rsidR="006354D2">
          <w:t xml:space="preserve">and 1 Kanye West rally speech </w:t>
        </w:r>
      </w:ins>
      <w:ins w:id="879" w:author="Martynas Lukosevicius" w:date="2021-12-30T12:34:00Z">
        <w:r w:rsidR="006354D2">
          <w:t xml:space="preserve">scrapped from </w:t>
        </w:r>
      </w:ins>
      <w:ins w:id="880" w:author="Martynas Lukosevicius" w:date="2021-12-30T12:56:00Z">
        <w:r w:rsidR="00D82994">
          <w:t>“</w:t>
        </w:r>
      </w:ins>
      <w:ins w:id="881" w:author="Martynas Lukosevicius" w:date="2021-12-30T12:34:00Z">
        <w:r w:rsidR="006354D2">
          <w:t>Rev.com</w:t>
        </w:r>
      </w:ins>
      <w:ins w:id="882" w:author="Martynas Lukosevicius" w:date="2021-12-30T12:56:00Z">
        <w:r w:rsidR="00D82994">
          <w:t>”.</w:t>
        </w:r>
      </w:ins>
      <w:ins w:id="883" w:author="Martynas Lukosevicius" w:date="2021-12-30T12:37:00Z">
        <w:r w:rsidR="005D08BB">
          <w:t xml:space="preserve"> Speeches given not by Donald trump will be called as “others” in this project. </w:t>
        </w:r>
      </w:ins>
    </w:p>
    <w:p w14:paraId="590AF205" w14:textId="6E98303F" w:rsidR="006354D2" w:rsidRDefault="005D08BB" w:rsidP="00886C6B">
      <w:pPr>
        <w:rPr>
          <w:ins w:id="884" w:author="Martynas Lukosevicius" w:date="2021-12-30T12:47:00Z"/>
        </w:rPr>
      </w:pPr>
      <w:ins w:id="885" w:author="Martynas Lukosevicius" w:date="2021-12-30T12:37:00Z">
        <w:r>
          <w:t xml:space="preserve">While </w:t>
        </w:r>
      </w:ins>
      <w:ins w:id="886" w:author="Martynas Lukosevicius" w:date="2021-12-30T12:35:00Z">
        <w:r w:rsidR="006354D2">
          <w:t xml:space="preserve">Donald </w:t>
        </w:r>
      </w:ins>
      <w:ins w:id="887" w:author="Martynas Lukosevicius" w:date="2021-12-30T12:38:00Z">
        <w:r>
          <w:t>T</w:t>
        </w:r>
      </w:ins>
      <w:ins w:id="888" w:author="Martynas Lukosevicius" w:date="2021-12-30T12:35:00Z">
        <w:r w:rsidR="006354D2">
          <w:t xml:space="preserve">rump rally speeches didn’t require any </w:t>
        </w:r>
        <w:r>
          <w:t xml:space="preserve">data cleaning except </w:t>
        </w:r>
      </w:ins>
      <w:ins w:id="889" w:author="Martynas Lukosevicius" w:date="2021-12-30T12:36:00Z">
        <w:r>
          <w:t>pre-processing</w:t>
        </w:r>
      </w:ins>
      <w:ins w:id="890" w:author="Martynas Lukosevicius" w:date="2021-12-30T12:35:00Z">
        <w:r>
          <w:t xml:space="preserve"> </w:t>
        </w:r>
      </w:ins>
      <w:ins w:id="891" w:author="Martynas Lukosevicius" w:date="2021-12-30T12:36:00Z">
        <w:r>
          <w:t>depending on the model covered in model section</w:t>
        </w:r>
      </w:ins>
      <w:ins w:id="892" w:author="Martynas Lukosevicius" w:date="2021-12-30T12:38:00Z">
        <w:r>
          <w:t xml:space="preserve">, </w:t>
        </w:r>
      </w:ins>
      <w:ins w:id="893" w:author="Martynas Lukosevicius" w:date="2021-12-30T12:43:00Z">
        <w:r w:rsidR="003447AE">
          <w:t xml:space="preserve">speeches by </w:t>
        </w:r>
      </w:ins>
      <w:ins w:id="894" w:author="Martynas Lukosevicius" w:date="2021-12-30T12:38:00Z">
        <w:r>
          <w:t xml:space="preserve">others required to remove </w:t>
        </w:r>
      </w:ins>
      <w:ins w:id="895" w:author="Martynas Lukosevicius" w:date="2021-12-30T12:43:00Z">
        <w:r w:rsidR="003447AE">
          <w:t xml:space="preserve">parts of it as it contained </w:t>
        </w:r>
      </w:ins>
      <w:ins w:id="896" w:author="Martynas Lukosevicius" w:date="2021-12-30T12:46:00Z">
        <w:r w:rsidR="00CA6650">
          <w:t xml:space="preserve">description of what happened in the </w:t>
        </w:r>
      </w:ins>
      <w:ins w:id="897" w:author="Martynas Lukosevicius" w:date="2021-12-30T12:47:00Z">
        <w:r w:rsidR="00CA6650">
          <w:t xml:space="preserve">background such as applauses etc. </w:t>
        </w:r>
      </w:ins>
    </w:p>
    <w:p w14:paraId="70A4422B" w14:textId="34BA1C80" w:rsidR="006354D2" w:rsidRDefault="00CA6650" w:rsidP="00886C6B">
      <w:pPr>
        <w:rPr>
          <w:ins w:id="898" w:author="Martynas Lukosevicius" w:date="2021-12-30T12:49:00Z"/>
        </w:rPr>
      </w:pPr>
      <w:ins w:id="899" w:author="Martynas Lukosevicius" w:date="2021-12-30T12:47:00Z">
        <w:r>
          <w:t>After cleaning speeches,</w:t>
        </w:r>
      </w:ins>
      <w:ins w:id="900" w:author="Martynas Lukosevicius" w:date="2021-12-30T12:48:00Z">
        <w:r>
          <w:t xml:space="preserve"> files were joined into 2 separate files where one contained all speeches od D.</w:t>
        </w:r>
      </w:ins>
      <w:ins w:id="901" w:author="Martynas Lukosevicius" w:date="2021-12-30T12:49:00Z">
        <w:r>
          <w:t xml:space="preserve"> </w:t>
        </w:r>
      </w:ins>
      <w:ins w:id="902" w:author="Martynas Lukosevicius" w:date="2021-12-30T12:48:00Z">
        <w:r>
          <w:t>Trump and second of oth</w:t>
        </w:r>
      </w:ins>
      <w:ins w:id="903" w:author="Martynas Lukosevicius" w:date="2021-12-30T12:49:00Z">
        <w:r>
          <w:t xml:space="preserve">er politicians. Trump file contains </w:t>
        </w:r>
      </w:ins>
      <w:ins w:id="904" w:author="Martynas Lukosevicius" w:date="2021-12-30T14:01:00Z">
        <w:r w:rsidR="001B2E22" w:rsidRPr="001B2E22">
          <w:t>387632</w:t>
        </w:r>
      </w:ins>
      <w:ins w:id="905" w:author="Martynas Lukosevicius" w:date="2021-12-30T16:46:00Z">
        <w:r w:rsidR="00E00133">
          <w:t xml:space="preserve"> </w:t>
        </w:r>
      </w:ins>
      <w:ins w:id="906" w:author="Martynas Lukosevicius" w:date="2021-12-30T12:49:00Z">
        <w:r>
          <w:t xml:space="preserve">words and Others – </w:t>
        </w:r>
      </w:ins>
      <w:ins w:id="907" w:author="Martynas Lukosevicius" w:date="2021-12-30T14:01:00Z">
        <w:r w:rsidR="001B2E22">
          <w:t>67110</w:t>
        </w:r>
      </w:ins>
      <w:ins w:id="908" w:author="Martynas Lukosevicius" w:date="2021-12-30T12:49:00Z">
        <w:r>
          <w:t xml:space="preserve"> words. </w:t>
        </w:r>
      </w:ins>
    </w:p>
    <w:p w14:paraId="260613E0" w14:textId="5DA09518" w:rsidR="00AC3FA7" w:rsidRDefault="00CA6650">
      <w:pPr>
        <w:rPr>
          <w:ins w:id="909" w:author="Martynas Lukosevicius" w:date="2021-12-30T13:56:00Z"/>
        </w:rPr>
        <w:pPrChange w:id="910" w:author="Martynas Lukosevicius" w:date="2021-12-30T13:56:00Z">
          <w:pPr>
            <w:jc w:val="center"/>
          </w:pPr>
        </w:pPrChange>
      </w:pPr>
      <w:ins w:id="911" w:author="Martynas Lukosevicius" w:date="2021-12-30T12:50:00Z">
        <w:r>
          <w:t>To train style classifiers</w:t>
        </w:r>
        <w:r w:rsidR="004607C1">
          <w:t xml:space="preserve"> and generators, </w:t>
        </w:r>
      </w:ins>
      <w:ins w:id="912" w:author="Martynas Lukosevicius" w:date="2021-12-30T12:51:00Z">
        <w:r w:rsidR="004607C1">
          <w:t>files were split as shown in the figure.</w:t>
        </w:r>
      </w:ins>
      <w:ins w:id="913" w:author="Martynas Lukosevicius" w:date="2021-12-30T13:54:00Z">
        <w:r w:rsidR="00AC3FA7">
          <w:t xml:space="preserve">  </w:t>
        </w:r>
      </w:ins>
      <w:ins w:id="914" w:author="Martynas Lukosevicius" w:date="2021-12-30T13:55:00Z">
        <w:r w:rsidR="00AC3FA7">
          <w:t>trumpClassifier.txt and otherClassifierText.txt were used to train style classifiers</w:t>
        </w:r>
      </w:ins>
      <w:ins w:id="915" w:author="Martynas Lukosevicius" w:date="2021-12-30T13:56:00Z">
        <w:r w:rsidR="00AC3FA7">
          <w:t xml:space="preserve">, </w:t>
        </w:r>
      </w:ins>
      <w:ins w:id="916" w:author="Martynas Lukosevicius" w:date="2021-12-30T13:57:00Z">
        <w:r w:rsidR="001B2E22">
          <w:t>trumpGeneraorTextTrain</w:t>
        </w:r>
      </w:ins>
      <w:ins w:id="917" w:author="Martynas Lukosevicius" w:date="2021-12-30T13:58:00Z">
        <w:r w:rsidR="001B2E22">
          <w:t xml:space="preserve">.txt and </w:t>
        </w:r>
        <w:r w:rsidR="001B2E22">
          <w:lastRenderedPageBreak/>
          <w:t>trumpGeneratorTextValid.txt were used to train and tune language models to generate text. tr</w:t>
        </w:r>
      </w:ins>
      <w:ins w:id="918" w:author="Martynas Lukosevicius" w:date="2021-12-30T13:59:00Z">
        <w:r w:rsidR="001B2E22">
          <w:t xml:space="preserve">umpTestText.txt and othersTestText.txt used to test and compare generators. </w:t>
        </w:r>
      </w:ins>
    </w:p>
    <w:p w14:paraId="285778EC" w14:textId="77777777" w:rsidR="00B52B4B" w:rsidRDefault="00AC3FA7">
      <w:pPr>
        <w:keepNext/>
        <w:jc w:val="center"/>
        <w:rPr>
          <w:ins w:id="919" w:author="Martynas Lukosevicius" w:date="2022-01-03T18:10:00Z"/>
        </w:rPr>
        <w:pPrChange w:id="920" w:author="Martynas Lukosevicius" w:date="2022-01-03T18:10:00Z">
          <w:pPr>
            <w:jc w:val="center"/>
          </w:pPr>
        </w:pPrChange>
      </w:pPr>
      <w:ins w:id="921" w:author="Martynas Lukosevicius" w:date="2021-12-30T13:51:00Z">
        <w:r>
          <w:rPr>
            <w:noProof/>
          </w:rPr>
          <w:drawing>
            <wp:inline distT="0" distB="0" distL="0" distR="0" wp14:anchorId="4E478841" wp14:editId="5600F8CE">
              <wp:extent cx="5013960" cy="2970988"/>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2053" cy="2993559"/>
                      </a:xfrm>
                      <a:prstGeom prst="rect">
                        <a:avLst/>
                      </a:prstGeom>
                      <a:noFill/>
                      <a:ln>
                        <a:noFill/>
                      </a:ln>
                    </pic:spPr>
                  </pic:pic>
                </a:graphicData>
              </a:graphic>
            </wp:inline>
          </w:drawing>
        </w:r>
      </w:ins>
    </w:p>
    <w:p w14:paraId="69B48C7E" w14:textId="727A2FD2" w:rsidR="00CA6650" w:rsidDel="00D82994" w:rsidRDefault="00B52B4B">
      <w:pPr>
        <w:pStyle w:val="Caption"/>
        <w:jc w:val="center"/>
        <w:rPr>
          <w:del w:id="922" w:author="Martynas Lukosevicius" w:date="2021-12-30T12:50:00Z"/>
        </w:rPr>
        <w:pPrChange w:id="923" w:author="Martynas Lukosevicius" w:date="2022-01-03T18:10:00Z">
          <w:pPr/>
        </w:pPrChange>
      </w:pPr>
      <w:ins w:id="924" w:author="Martynas Lukosevicius" w:date="2022-01-03T18:10:00Z">
        <w:r>
          <w:t>Figure 8. Visualisation of data splits</w:t>
        </w:r>
      </w:ins>
    </w:p>
    <w:p w14:paraId="00230E94" w14:textId="77777777" w:rsidR="00D82994" w:rsidRDefault="00D82994">
      <w:pPr>
        <w:jc w:val="center"/>
        <w:rPr>
          <w:ins w:id="925" w:author="Martynas Lukosevicius" w:date="2021-12-30T12:59:00Z"/>
        </w:rPr>
        <w:pPrChange w:id="926" w:author="Martynas Lukosevicius" w:date="2021-12-30T13:52:00Z">
          <w:pPr/>
        </w:pPrChange>
      </w:pPr>
    </w:p>
    <w:p w14:paraId="479A761F" w14:textId="369CF58D" w:rsidR="00886C6B" w:rsidDel="00CA6650" w:rsidRDefault="00886C6B" w:rsidP="00886C6B">
      <w:pPr>
        <w:pStyle w:val="ListParagraph"/>
        <w:numPr>
          <w:ilvl w:val="0"/>
          <w:numId w:val="3"/>
        </w:numPr>
        <w:rPr>
          <w:del w:id="927" w:author="Martynas Lukosevicius" w:date="2021-12-30T12:50:00Z"/>
          <w:moveTo w:id="928" w:author="Martynas Lukosevicius" w:date="2021-12-30T12:12:00Z"/>
        </w:rPr>
      </w:pPr>
      <w:moveTo w:id="929" w:author="Martynas Lukosevicius" w:date="2021-12-30T12:12:00Z">
        <w:del w:id="930" w:author="Martynas Lukosevicius" w:date="2021-12-30T12:50:00Z">
          <w:r w:rsidDel="00CA6650">
            <w:delText xml:space="preserve">Trump rally speeches – 370480 words </w:delText>
          </w:r>
        </w:del>
      </w:moveTo>
    </w:p>
    <w:p w14:paraId="0BB25889" w14:textId="15C456D6" w:rsidR="00886C6B" w:rsidDel="00CA6650" w:rsidRDefault="00886C6B" w:rsidP="00886C6B">
      <w:pPr>
        <w:pStyle w:val="ListParagraph"/>
        <w:numPr>
          <w:ilvl w:val="0"/>
          <w:numId w:val="3"/>
        </w:numPr>
        <w:rPr>
          <w:del w:id="931" w:author="Martynas Lukosevicius" w:date="2021-12-30T12:50:00Z"/>
          <w:moveTo w:id="932" w:author="Martynas Lukosevicius" w:date="2021-12-30T12:12:00Z"/>
        </w:rPr>
      </w:pPr>
      <w:moveTo w:id="933" w:author="Martynas Lukosevicius" w:date="2021-12-30T12:12:00Z">
        <w:del w:id="934" w:author="Martynas Lukosevicius" w:date="2021-12-30T12:50:00Z">
          <w:r w:rsidDel="00CA6650">
            <w:delText xml:space="preserve">Other speeches (Biden, Obama, Kenye, Bernie, Mike, Warren) - </w:delText>
          </w:r>
          <w:r w:rsidRPr="00935932" w:rsidDel="00CA6650">
            <w:delText>109709</w:delText>
          </w:r>
        </w:del>
      </w:moveTo>
    </w:p>
    <w:moveToRangeEnd w:id="853"/>
    <w:p w14:paraId="0560DE28" w14:textId="25F8BA19" w:rsidR="0032529F" w:rsidDel="00E11B3D" w:rsidRDefault="0032529F" w:rsidP="004238C2">
      <w:pPr>
        <w:rPr>
          <w:del w:id="935" w:author="Martynas Lukosevicius" w:date="2022-01-02T15:54:00Z"/>
        </w:rPr>
      </w:pPr>
    </w:p>
    <w:p w14:paraId="7DB94743" w14:textId="13A35F91" w:rsidR="00F51DD1" w:rsidDel="009E22D6" w:rsidRDefault="009D03D1" w:rsidP="004238C2">
      <w:pPr>
        <w:rPr>
          <w:del w:id="936" w:author="Martynas Lukosevicius" w:date="2021-12-30T19:30:00Z"/>
        </w:rPr>
      </w:pPr>
      <w:del w:id="937" w:author="Martynas Lukosevicius" w:date="2021-12-30T16:31:00Z">
        <w:r w:rsidDel="000866ED">
          <w:delText>S</w:delText>
        </w:r>
      </w:del>
      <w:del w:id="938" w:author="Martynas Lukosevicius" w:date="2021-12-30T19:30:00Z">
        <w:r w:rsidDel="009E22D6">
          <w:delText>tyle evaluation</w:delText>
        </w:r>
      </w:del>
      <w:del w:id="939" w:author="Martynas Lukosevicius" w:date="2021-12-30T16:31:00Z">
        <w:r w:rsidDel="000866ED">
          <w:delText xml:space="preserve"> of open text generation</w:delText>
        </w:r>
      </w:del>
    </w:p>
    <w:p w14:paraId="0A06828A" w14:textId="25F48364" w:rsidR="009D03D1" w:rsidDel="009E22D6" w:rsidRDefault="000C5924">
      <w:pPr>
        <w:ind w:firstLine="720"/>
        <w:rPr>
          <w:del w:id="940" w:author="Martynas Lukosevicius" w:date="2021-12-30T19:30:00Z"/>
        </w:rPr>
        <w:pPrChange w:id="941" w:author="Martynas Lukosevicius" w:date="2021-12-30T16:42:00Z">
          <w:pPr/>
        </w:pPrChange>
      </w:pPr>
      <w:del w:id="942" w:author="Martynas Lukosevicius" w:date="2021-12-30T19:30:00Z">
        <w:r w:rsidDel="009E22D6">
          <w:delText xml:space="preserve">To evaluate how text generating models learns the style of the text style strength and semantic preservation will be evaluated. </w:delText>
        </w:r>
      </w:del>
    </w:p>
    <w:p w14:paraId="2A108F64" w14:textId="62198661" w:rsidR="000C5924" w:rsidDel="009E22D6" w:rsidRDefault="000C5924" w:rsidP="004238C2">
      <w:pPr>
        <w:rPr>
          <w:del w:id="943" w:author="Martynas Lukosevicius" w:date="2021-12-30T19:30:00Z"/>
        </w:rPr>
      </w:pPr>
      <w:del w:id="944" w:author="Martynas Lukosevicius" w:date="2021-12-30T19:30:00Z">
        <w:r w:rsidRPr="000C5924" w:rsidDel="009E22D6">
          <w:rPr>
            <w:highlight w:val="yellow"/>
          </w:rPr>
          <w:delText>Paper</w:delText>
        </w:r>
        <w:r w:rsidDel="009E22D6">
          <w:delText xml:space="preserve">  </w:delText>
        </w:r>
      </w:del>
    </w:p>
    <w:p w14:paraId="083464F4" w14:textId="1349F5B7" w:rsidR="000C5924" w:rsidDel="009E22D6" w:rsidRDefault="000C5924">
      <w:pPr>
        <w:ind w:firstLine="720"/>
        <w:rPr>
          <w:del w:id="945" w:author="Martynas Lukosevicius" w:date="2021-12-30T19:30:00Z"/>
        </w:rPr>
        <w:pPrChange w:id="946" w:author="Martynas Lukosevicius" w:date="2021-12-30T16:42:00Z">
          <w:pPr/>
        </w:pPrChange>
      </w:pPr>
      <w:del w:id="947" w:author="Martynas Lukosevicius" w:date="2021-12-30T19:30:00Z">
        <w:r w:rsidDel="009E22D6">
          <w:delText xml:space="preserve">For style strength evaluation style classifier is used to distinguish the attributes. This classifier is used to judge whether model generated samples </w:delText>
        </w:r>
        <w:r w:rsidR="00806318" w:rsidDel="009E22D6">
          <w:delText xml:space="preserve">belong to target class. </w:delText>
        </w:r>
        <w:r w:rsidR="00806318" w:rsidRPr="00806318" w:rsidDel="009E22D6">
          <w:rPr>
            <w:highlight w:val="yellow"/>
          </w:rPr>
          <w:delText>Paper</w:delText>
        </w:r>
        <w:r w:rsidR="00806318" w:rsidDel="009E22D6">
          <w:delText xml:space="preserve"> shows that on some datasets style classifier results correlates with human evaluation but has no correlation with others. </w:delText>
        </w:r>
      </w:del>
    </w:p>
    <w:p w14:paraId="206623EC" w14:textId="1A10EE0F" w:rsidR="00806318" w:rsidDel="009E22D6" w:rsidRDefault="00806318">
      <w:pPr>
        <w:ind w:firstLine="720"/>
        <w:rPr>
          <w:del w:id="948" w:author="Martynas Lukosevicius" w:date="2021-12-30T19:30:00Z"/>
        </w:rPr>
        <w:pPrChange w:id="949" w:author="Martynas Lukosevicius" w:date="2021-12-30T16:42:00Z">
          <w:pPr/>
        </w:pPrChange>
      </w:pPr>
      <w:del w:id="950" w:author="Martynas Lukosevicius" w:date="2021-12-30T19:30:00Z">
        <w:r w:rsidDel="009E22D6">
          <w:delText xml:space="preserve">Semantic preservation </w:delText>
        </w:r>
        <w:r w:rsidR="0062412E" w:rsidDel="009E22D6">
          <w:delText>–</w:delText>
        </w:r>
        <w:r w:rsidDel="009E22D6">
          <w:delText xml:space="preserve"> </w:delText>
        </w:r>
        <w:r w:rsidR="0062412E" w:rsidDel="009E22D6">
          <w:delText xml:space="preserve">usually n-gram precision based metrics are used including BLEU, ROUGE, METEOR. </w:delText>
        </w:r>
        <w:r w:rsidR="0018057E" w:rsidDel="009E22D6">
          <w:delText xml:space="preserve">In practice BLEU is the most widely used metric to evaluate semantic similarity. </w:delText>
        </w:r>
      </w:del>
    </w:p>
    <w:p w14:paraId="17A5BCEA" w14:textId="16898061" w:rsidR="00806318" w:rsidDel="009E22D6" w:rsidRDefault="00806318" w:rsidP="004238C2">
      <w:pPr>
        <w:rPr>
          <w:del w:id="951" w:author="Martynas Lukosevicius" w:date="2021-12-30T19:30:00Z"/>
        </w:rPr>
      </w:pPr>
    </w:p>
    <w:p w14:paraId="7620BC93" w14:textId="38195FBC" w:rsidR="00BF2445" w:rsidDel="009E22D6" w:rsidRDefault="00BF2445" w:rsidP="004238C2">
      <w:pPr>
        <w:rPr>
          <w:del w:id="952" w:author="Martynas Lukosevicius" w:date="2021-12-30T19:30:00Z"/>
        </w:rPr>
      </w:pPr>
      <w:del w:id="953" w:author="Martynas Lukosevicius" w:date="2021-12-30T19:30:00Z">
        <w:r w:rsidDel="009E22D6">
          <w:delText xml:space="preserve">BLEU score: </w:delText>
        </w:r>
      </w:del>
    </w:p>
    <w:p w14:paraId="5341968B" w14:textId="19A52919" w:rsidR="00BF2445" w:rsidDel="009E22D6" w:rsidRDefault="00B73D2F">
      <w:pPr>
        <w:ind w:firstLine="720"/>
        <w:rPr>
          <w:del w:id="954" w:author="Martynas Lukosevicius" w:date="2021-12-30T19:30:00Z"/>
        </w:rPr>
        <w:pPrChange w:id="955" w:author="Martynas Lukosevicius" w:date="2021-12-30T16:42:00Z">
          <w:pPr/>
        </w:pPrChange>
      </w:pPr>
      <w:del w:id="956" w:author="Martynas Lukosevicius" w:date="2021-12-30T19:30:00Z">
        <w:r w:rsidDel="009E22D6">
          <w:delText xml:space="preserve">The Bilingual Evaluation Understudy is a metric used to evaluate the similarity between two sentences. Originally Bleu score was developed to automatically evaluate machine translations. It works by comparing candidate translation with one or many references. </w:delText>
        </w:r>
      </w:del>
    </w:p>
    <w:p w14:paraId="2E352513" w14:textId="508A55C4" w:rsidR="00BF2445" w:rsidRPr="007C3CBF" w:rsidDel="009E22D6" w:rsidRDefault="00747903" w:rsidP="004238C2">
      <w:pPr>
        <w:rPr>
          <w:del w:id="957" w:author="Martynas Lukosevicius" w:date="2021-12-30T19:30:00Z"/>
          <w:rFonts w:eastAsiaTheme="minorEastAsia"/>
        </w:rPr>
      </w:pPr>
      <m:oMathPara>
        <m:oMath>
          <m:r>
            <w:del w:id="958" w:author="Martynas Lukosevicius" w:date="2021-12-30T19:30:00Z">
              <w:rPr>
                <w:rFonts w:ascii="Cambria Math" w:hAnsi="Cambria Math"/>
              </w:rPr>
              <m:t>BLEU=BP*</m:t>
            </w:del>
          </m:r>
          <m:r>
            <w:del w:id="959" w:author="Martynas Lukosevicius" w:date="2021-12-30T19:30:00Z">
              <m:rPr>
                <m:sty m:val="p"/>
              </m:rPr>
              <w:rPr>
                <w:rFonts w:ascii="Cambria Math" w:hAnsi="Cambria Math"/>
              </w:rPr>
              <m:t>exp⁡</m:t>
            </w:del>
          </m:r>
          <m:r>
            <w:del w:id="960" w:author="Martynas Lukosevicius" w:date="2021-12-30T19:30:00Z">
              <w:rPr>
                <w:rFonts w:ascii="Cambria Math" w:hAnsi="Cambria Math"/>
              </w:rPr>
              <m:t>(</m:t>
            </w:del>
          </m:r>
          <m:nary>
            <m:naryPr>
              <m:chr m:val="∑"/>
              <m:limLoc m:val="undOvr"/>
              <m:ctrlPr>
                <w:del w:id="961" w:author="Martynas Lukosevicius" w:date="2021-12-30T19:30:00Z">
                  <w:rPr>
                    <w:rFonts w:ascii="Cambria Math" w:hAnsi="Cambria Math"/>
                    <w:i/>
                  </w:rPr>
                </w:del>
              </m:ctrlPr>
            </m:naryPr>
            <m:sub>
              <m:r>
                <w:del w:id="962" w:author="Martynas Lukosevicius" w:date="2021-12-30T19:30:00Z">
                  <w:rPr>
                    <w:rFonts w:ascii="Cambria Math" w:hAnsi="Cambria Math"/>
                  </w:rPr>
                  <m:t>n=1</m:t>
                </w:del>
              </m:r>
            </m:sub>
            <m:sup>
              <m:r>
                <w:del w:id="963" w:author="Martynas Lukosevicius" w:date="2021-12-30T19:30:00Z">
                  <w:rPr>
                    <w:rFonts w:ascii="Cambria Math" w:hAnsi="Cambria Math"/>
                  </w:rPr>
                  <m:t>N</m:t>
                </w:del>
              </m:r>
            </m:sup>
            <m:e>
              <m:sSub>
                <m:sSubPr>
                  <m:ctrlPr>
                    <w:del w:id="964" w:author="Martynas Lukosevicius" w:date="2021-12-30T19:30:00Z">
                      <w:rPr>
                        <w:rFonts w:ascii="Cambria Math" w:hAnsi="Cambria Math"/>
                        <w:i/>
                      </w:rPr>
                    </w:del>
                  </m:ctrlPr>
                </m:sSubPr>
                <m:e>
                  <m:r>
                    <w:del w:id="965" w:author="Martynas Lukosevicius" w:date="2021-12-30T19:30:00Z">
                      <w:rPr>
                        <w:rFonts w:ascii="Cambria Math" w:hAnsi="Cambria Math"/>
                      </w:rPr>
                      <m:t>w</m:t>
                    </w:del>
                  </m:r>
                </m:e>
                <m:sub>
                  <m:r>
                    <w:del w:id="966" w:author="Martynas Lukosevicius" w:date="2021-12-30T19:30:00Z">
                      <w:rPr>
                        <w:rFonts w:ascii="Cambria Math" w:hAnsi="Cambria Math"/>
                      </w:rPr>
                      <m:t>n</m:t>
                    </w:del>
                  </m:r>
                </m:sub>
              </m:sSub>
            </m:e>
          </m:nary>
          <m:r>
            <w:del w:id="967" w:author="Martynas Lukosevicius" w:date="2021-12-30T19:30:00Z">
              <w:rPr>
                <w:rFonts w:ascii="Cambria Math" w:hAnsi="Cambria Math"/>
              </w:rPr>
              <m:t>log</m:t>
            </w:del>
          </m:r>
          <m:sSub>
            <m:sSubPr>
              <m:ctrlPr>
                <w:del w:id="968" w:author="Martynas Lukosevicius" w:date="2021-12-30T19:30:00Z">
                  <w:rPr>
                    <w:rFonts w:ascii="Cambria Math" w:hAnsi="Cambria Math"/>
                    <w:i/>
                  </w:rPr>
                </w:del>
              </m:ctrlPr>
            </m:sSubPr>
            <m:e>
              <m:r>
                <w:del w:id="969" w:author="Martynas Lukosevicius" w:date="2021-12-30T19:30:00Z">
                  <w:rPr>
                    <w:rFonts w:ascii="Cambria Math" w:hAnsi="Cambria Math"/>
                  </w:rPr>
                  <m:t>(p</m:t>
                </w:del>
              </m:r>
            </m:e>
            <m:sub>
              <m:r>
                <w:del w:id="970" w:author="Martynas Lukosevicius" w:date="2021-12-30T19:30:00Z">
                  <w:rPr>
                    <w:rFonts w:ascii="Cambria Math" w:hAnsi="Cambria Math"/>
                  </w:rPr>
                  <m:t>n</m:t>
                </w:del>
              </m:r>
            </m:sub>
          </m:sSub>
          <m:r>
            <w:del w:id="971" w:author="Martynas Lukosevicius" w:date="2021-12-30T19:30:00Z">
              <w:rPr>
                <w:rFonts w:ascii="Cambria Math" w:hAnsi="Cambria Math"/>
              </w:rPr>
              <m:t>))</m:t>
            </w:del>
          </m:r>
        </m:oMath>
      </m:oMathPara>
    </w:p>
    <w:p w14:paraId="507E76C2" w14:textId="08FCD4B1" w:rsidR="007C3CBF" w:rsidRPr="00747903" w:rsidDel="009E22D6" w:rsidRDefault="007C3CBF" w:rsidP="004238C2">
      <w:pPr>
        <w:rPr>
          <w:del w:id="972" w:author="Martynas Lukosevicius" w:date="2021-12-30T19:30:00Z"/>
          <w:rFonts w:eastAsiaTheme="minorEastAsia"/>
        </w:rPr>
      </w:pPr>
      <m:oMathPara>
        <m:oMath>
          <m:r>
            <w:del w:id="973" w:author="Martynas Lukosevicius" w:date="2021-12-30T19:30:00Z">
              <w:rPr>
                <w:rFonts w:ascii="Cambria Math" w:eastAsiaTheme="minorEastAsia" w:hAnsi="Cambria Math"/>
              </w:rPr>
              <m:t>BP=</m:t>
            </w:del>
          </m:r>
          <m:d>
            <m:dPr>
              <m:begChr m:val="{"/>
              <m:endChr m:val=""/>
              <m:ctrlPr>
                <w:del w:id="974" w:author="Martynas Lukosevicius" w:date="2021-12-30T19:30:00Z">
                  <w:rPr>
                    <w:rFonts w:ascii="Cambria Math" w:eastAsiaTheme="minorEastAsia" w:hAnsi="Cambria Math"/>
                    <w:i/>
                  </w:rPr>
                </w:del>
              </m:ctrlPr>
            </m:dPr>
            <m:e>
              <m:eqArr>
                <m:eqArrPr>
                  <m:ctrlPr>
                    <w:del w:id="975" w:author="Martynas Lukosevicius" w:date="2021-12-30T19:30:00Z">
                      <w:rPr>
                        <w:rFonts w:ascii="Cambria Math" w:eastAsiaTheme="minorEastAsia" w:hAnsi="Cambria Math"/>
                        <w:i/>
                      </w:rPr>
                    </w:del>
                  </m:ctrlPr>
                </m:eqArrPr>
                <m:e>
                  <m:r>
                    <w:del w:id="976" w:author="Martynas Lukosevicius" w:date="2021-12-30T19:30:00Z">
                      <w:rPr>
                        <w:rFonts w:ascii="Cambria Math" w:eastAsiaTheme="minorEastAsia" w:hAnsi="Cambria Math"/>
                      </w:rPr>
                      <m:t>1 if c&gt;r</m:t>
                    </w:del>
                  </m:r>
                </m:e>
                <m:e>
                  <m:sSup>
                    <m:sSupPr>
                      <m:ctrlPr>
                        <w:del w:id="977" w:author="Martynas Lukosevicius" w:date="2021-12-30T19:30:00Z">
                          <w:rPr>
                            <w:rFonts w:ascii="Cambria Math" w:eastAsiaTheme="minorEastAsia" w:hAnsi="Cambria Math"/>
                            <w:i/>
                          </w:rPr>
                        </w:del>
                      </m:ctrlPr>
                    </m:sSupPr>
                    <m:e>
                      <m:r>
                        <w:del w:id="978" w:author="Martynas Lukosevicius" w:date="2021-12-30T19:30:00Z">
                          <w:rPr>
                            <w:rFonts w:ascii="Cambria Math" w:hAnsi="Cambria Math"/>
                          </w:rPr>
                          <m:t>e</m:t>
                        </w:del>
                      </m:r>
                    </m:e>
                    <m:sup>
                      <m:r>
                        <w:del w:id="979" w:author="Martynas Lukosevicius" w:date="2021-12-30T19:30:00Z">
                          <w:rPr>
                            <w:rFonts w:ascii="Cambria Math" w:hAnsi="Cambria Math"/>
                          </w:rPr>
                          <m:t>(1-r/c)</m:t>
                        </w:del>
                      </m:r>
                    </m:sup>
                  </m:sSup>
                  <m:r>
                    <w:del w:id="980" w:author="Martynas Lukosevicius" w:date="2021-12-30T19:30:00Z">
                      <w:rPr>
                        <w:rFonts w:ascii="Cambria Math" w:eastAsiaTheme="minorEastAsia" w:hAnsi="Cambria Math"/>
                      </w:rPr>
                      <m:t xml:space="preserve"> if c≤r</m:t>
                    </w:del>
                  </m:r>
                </m:e>
              </m:eqArr>
            </m:e>
          </m:d>
        </m:oMath>
      </m:oMathPara>
    </w:p>
    <w:p w14:paraId="55ED9F13" w14:textId="58FDA662" w:rsidR="00747903" w:rsidRPr="00657243" w:rsidDel="009E22D6" w:rsidRDefault="006B6FE6" w:rsidP="004238C2">
      <w:pPr>
        <w:rPr>
          <w:del w:id="981" w:author="Martynas Lukosevicius" w:date="2021-12-30T19:30:00Z"/>
          <w:rFonts w:eastAsiaTheme="minorEastAsia"/>
        </w:rPr>
      </w:pPr>
      <m:oMathPara>
        <m:oMath>
          <m:sSub>
            <m:sSubPr>
              <m:ctrlPr>
                <w:del w:id="982" w:author="Martynas Lukosevicius" w:date="2021-12-30T19:30:00Z">
                  <w:rPr>
                    <w:rFonts w:ascii="Cambria Math" w:hAnsi="Cambria Math"/>
                    <w:i/>
                  </w:rPr>
                </w:del>
              </m:ctrlPr>
            </m:sSubPr>
            <m:e>
              <m:r>
                <w:del w:id="983" w:author="Martynas Lukosevicius" w:date="2021-12-30T19:30:00Z">
                  <m:rPr>
                    <m:sty m:val="p"/>
                  </m:rPr>
                  <w:rPr>
                    <w:rFonts w:ascii="Cambria Math" w:hAnsi="Cambria Math"/>
                  </w:rPr>
                  <m:t>p</m:t>
                </w:del>
              </m:r>
              <m:ctrlPr>
                <w:del w:id="984" w:author="Martynas Lukosevicius" w:date="2021-12-30T19:30:00Z">
                  <w:rPr>
                    <w:rFonts w:ascii="Cambria Math" w:hAnsi="Cambria Math"/>
                  </w:rPr>
                </w:del>
              </m:ctrlPr>
            </m:e>
            <m:sub>
              <m:r>
                <w:del w:id="985" w:author="Martynas Lukosevicius" w:date="2021-12-30T19:30:00Z">
                  <m:rPr>
                    <m:sty m:val="p"/>
                  </m:rPr>
                  <w:rPr>
                    <w:rFonts w:ascii="Cambria Math" w:hAnsi="Cambria Math"/>
                  </w:rPr>
                  <m:t>n</m:t>
                </w:del>
              </m:r>
            </m:sub>
          </m:sSub>
          <m:r>
            <w:del w:id="986" w:author="Martynas Lukosevicius" w:date="2021-12-30T19:30:00Z">
              <w:rPr>
                <w:rFonts w:ascii="Cambria Math" w:hAnsi="Cambria Math"/>
              </w:rPr>
              <m:t>= </m:t>
            </w:del>
          </m:r>
          <m:f>
            <m:fPr>
              <m:ctrlPr>
                <w:del w:id="987" w:author="Martynas Lukosevicius" w:date="2021-12-30T19:30:00Z">
                  <w:rPr>
                    <w:rFonts w:ascii="Cambria Math" w:hAnsi="Cambria Math"/>
                  </w:rPr>
                </w:del>
              </m:ctrlPr>
            </m:fPr>
            <m:num>
              <m:nary>
                <m:naryPr>
                  <m:chr m:val="∑"/>
                  <m:supHide m:val="1"/>
                  <m:ctrlPr>
                    <w:del w:id="988" w:author="Martynas Lukosevicius" w:date="2021-12-30T19:30:00Z">
                      <w:rPr>
                        <w:rFonts w:ascii="Cambria Math" w:hAnsi="Cambria Math"/>
                      </w:rPr>
                    </w:del>
                  </m:ctrlPr>
                </m:naryPr>
                <m:sub>
                  <m:r>
                    <w:del w:id="989" w:author="Martynas Lukosevicius" w:date="2021-12-30T19:30:00Z">
                      <m:rPr>
                        <m:sty m:val="p"/>
                      </m:rPr>
                      <w:rPr>
                        <w:rFonts w:ascii="Cambria Math" w:hAnsi="Cambria Math"/>
                      </w:rPr>
                      <m:t>C∈Candidates</m:t>
                    </w:del>
                  </m:r>
                  <m:ctrlPr>
                    <w:del w:id="990" w:author="Martynas Lukosevicius" w:date="2021-12-30T19:30:00Z">
                      <w:rPr>
                        <w:rFonts w:ascii="Cambria Math" w:hAnsi="Cambria Math"/>
                        <w:i/>
                      </w:rPr>
                    </w:del>
                  </m:ctrlPr>
                </m:sub>
                <m:sup/>
                <m:e>
                  <m:nary>
                    <m:naryPr>
                      <m:chr m:val="∑"/>
                      <m:supHide m:val="1"/>
                      <m:ctrlPr>
                        <w:del w:id="991" w:author="Martynas Lukosevicius" w:date="2021-12-30T19:30:00Z">
                          <w:rPr>
                            <w:rFonts w:ascii="Cambria Math" w:hAnsi="Cambria Math"/>
                          </w:rPr>
                        </w:del>
                      </m:ctrlPr>
                    </m:naryPr>
                    <m:sub>
                      <m:r>
                        <w:del w:id="992" w:author="Martynas Lukosevicius" w:date="2021-12-30T19:30:00Z">
                          <m:rPr>
                            <m:sty m:val="p"/>
                          </m:rPr>
                          <w:rPr>
                            <w:rFonts w:ascii="Cambria Math" w:hAnsi="Cambria Math"/>
                          </w:rPr>
                          <m:t>n-gram∈C</m:t>
                        </w:del>
                      </m:r>
                    </m:sub>
                    <m:sup/>
                    <m:e>
                      <m:r>
                        <w:del w:id="993" w:author="Martynas Lukosevicius" w:date="2021-12-30T19:30:00Z">
                          <m:rPr>
                            <m:sty m:val="p"/>
                          </m:rPr>
                          <w:rPr>
                            <w:rFonts w:ascii="Cambria Math" w:hAnsi="Cambria Math"/>
                          </w:rPr>
                          <m:t>Coun</m:t>
                        </w:del>
                      </m:r>
                      <m:sSub>
                        <m:sSubPr>
                          <m:ctrlPr>
                            <w:del w:id="994" w:author="Martynas Lukosevicius" w:date="2021-12-30T19:30:00Z">
                              <w:rPr>
                                <w:rFonts w:ascii="Cambria Math" w:hAnsi="Cambria Math"/>
                              </w:rPr>
                            </w:del>
                          </m:ctrlPr>
                        </m:sSubPr>
                        <m:e>
                          <m:r>
                            <w:del w:id="995" w:author="Martynas Lukosevicius" w:date="2021-12-30T19:30:00Z">
                              <m:rPr>
                                <m:sty m:val="p"/>
                              </m:rPr>
                              <w:rPr>
                                <w:rFonts w:ascii="Cambria Math" w:hAnsi="Cambria Math"/>
                              </w:rPr>
                              <m:t>t</m:t>
                            </w:del>
                          </m:r>
                        </m:e>
                        <m:sub>
                          <m:r>
                            <w:del w:id="996" w:author="Martynas Lukosevicius" w:date="2021-12-30T19:30:00Z">
                              <m:rPr>
                                <m:sty m:val="p"/>
                              </m:rPr>
                              <w:rPr>
                                <w:rFonts w:ascii="Cambria Math" w:hAnsi="Cambria Math"/>
                              </w:rPr>
                              <m:t>clip</m:t>
                            </w:del>
                          </m:r>
                        </m:sub>
                      </m:sSub>
                      <m:d>
                        <m:dPr>
                          <m:ctrlPr>
                            <w:del w:id="997" w:author="Martynas Lukosevicius" w:date="2021-12-30T19:30:00Z">
                              <w:rPr>
                                <w:rFonts w:ascii="Cambria Math" w:hAnsi="Cambria Math"/>
                              </w:rPr>
                            </w:del>
                          </m:ctrlPr>
                        </m:dPr>
                        <m:e>
                          <m:r>
                            <w:del w:id="998" w:author="Martynas Lukosevicius" w:date="2021-12-30T19:30:00Z">
                              <w:rPr>
                                <w:rFonts w:ascii="Cambria Math" w:hAnsi="Cambria Math"/>
                              </w:rPr>
                              <m:t>n-gram</m:t>
                            </w:del>
                          </m:r>
                        </m:e>
                      </m:d>
                    </m:e>
                  </m:nary>
                </m:e>
              </m:nary>
            </m:num>
            <m:den>
              <m:nary>
                <m:naryPr>
                  <m:chr m:val="∑"/>
                  <m:supHide m:val="1"/>
                  <m:ctrlPr>
                    <w:del w:id="999" w:author="Martynas Lukosevicius" w:date="2021-12-30T19:30:00Z">
                      <w:rPr>
                        <w:rFonts w:ascii="Cambria Math" w:hAnsi="Cambria Math"/>
                      </w:rPr>
                    </w:del>
                  </m:ctrlPr>
                </m:naryPr>
                <m:sub>
                  <m:sSup>
                    <m:sSupPr>
                      <m:ctrlPr>
                        <w:del w:id="1000" w:author="Martynas Lukosevicius" w:date="2021-12-30T19:30:00Z">
                          <w:rPr>
                            <w:rFonts w:ascii="Cambria Math" w:hAnsi="Cambria Math"/>
                          </w:rPr>
                        </w:del>
                      </m:ctrlPr>
                    </m:sSupPr>
                    <m:e>
                      <m:r>
                        <w:del w:id="1001" w:author="Martynas Lukosevicius" w:date="2021-12-30T19:30:00Z">
                          <m:rPr>
                            <m:sty m:val="p"/>
                          </m:rPr>
                          <w:rPr>
                            <w:rFonts w:ascii="Cambria Math" w:hAnsi="Cambria Math"/>
                          </w:rPr>
                          <m:t>C</m:t>
                        </w:del>
                      </m:r>
                    </m:e>
                    <m:sup>
                      <m:r>
                        <w:del w:id="1002" w:author="Martynas Lukosevicius" w:date="2021-12-30T19:30:00Z">
                          <m:rPr>
                            <m:sty m:val="p"/>
                          </m:rPr>
                          <w:rPr>
                            <w:rFonts w:ascii="Cambria Math" w:hAnsi="Cambria Math"/>
                          </w:rPr>
                          <m:t>'</m:t>
                        </w:del>
                      </m:r>
                    </m:sup>
                  </m:sSup>
                  <m:r>
                    <w:del w:id="1003" w:author="Martynas Lukosevicius" w:date="2021-12-30T19:30:00Z">
                      <m:rPr>
                        <m:sty m:val="p"/>
                      </m:rPr>
                      <w:rPr>
                        <w:rFonts w:ascii="Cambria Math" w:hAnsi="Cambria Math"/>
                      </w:rPr>
                      <m:t>∈Candidates</m:t>
                    </w:del>
                  </m:r>
                  <m:ctrlPr>
                    <w:del w:id="1004" w:author="Martynas Lukosevicius" w:date="2021-12-30T19:30:00Z">
                      <w:rPr>
                        <w:rFonts w:ascii="Cambria Math" w:hAnsi="Cambria Math"/>
                        <w:i/>
                      </w:rPr>
                    </w:del>
                  </m:ctrlPr>
                </m:sub>
                <m:sup/>
                <m:e>
                  <m:nary>
                    <m:naryPr>
                      <m:chr m:val="∑"/>
                      <m:supHide m:val="1"/>
                      <m:ctrlPr>
                        <w:del w:id="1005" w:author="Martynas Lukosevicius" w:date="2021-12-30T19:30:00Z">
                          <w:rPr>
                            <w:rFonts w:ascii="Cambria Math" w:hAnsi="Cambria Math"/>
                          </w:rPr>
                        </w:del>
                      </m:ctrlPr>
                    </m:naryPr>
                    <m:sub>
                      <m:r>
                        <w:del w:id="1006" w:author="Martynas Lukosevicius" w:date="2021-12-30T19:30:00Z">
                          <m:rPr>
                            <m:sty m:val="p"/>
                          </m:rPr>
                          <w:rPr>
                            <w:rFonts w:ascii="Cambria Math" w:hAnsi="Cambria Math"/>
                          </w:rPr>
                          <m:t>n-gra</m:t>
                        </w:del>
                      </m:r>
                      <m:sSup>
                        <m:sSupPr>
                          <m:ctrlPr>
                            <w:del w:id="1007" w:author="Martynas Lukosevicius" w:date="2021-12-30T19:30:00Z">
                              <w:rPr>
                                <w:rFonts w:ascii="Cambria Math" w:hAnsi="Cambria Math"/>
                              </w:rPr>
                            </w:del>
                          </m:ctrlPr>
                        </m:sSupPr>
                        <m:e>
                          <m:r>
                            <w:del w:id="1008" w:author="Martynas Lukosevicius" w:date="2021-12-30T19:30:00Z">
                              <m:rPr>
                                <m:sty m:val="p"/>
                              </m:rPr>
                              <w:rPr>
                                <w:rFonts w:ascii="Cambria Math" w:hAnsi="Cambria Math"/>
                              </w:rPr>
                              <m:t>m</m:t>
                            </w:del>
                          </m:r>
                        </m:e>
                        <m:sup>
                          <m:r>
                            <w:del w:id="1009" w:author="Martynas Lukosevicius" w:date="2021-12-30T19:30:00Z">
                              <m:rPr>
                                <m:sty m:val="p"/>
                              </m:rPr>
                              <w:rPr>
                                <w:rFonts w:ascii="Cambria Math" w:hAnsi="Cambria Math"/>
                              </w:rPr>
                              <m:t>'</m:t>
                            </w:del>
                          </m:r>
                        </m:sup>
                      </m:sSup>
                      <m:r>
                        <w:del w:id="1010" w:author="Martynas Lukosevicius" w:date="2021-12-30T19:30:00Z">
                          <m:rPr>
                            <m:sty m:val="p"/>
                          </m:rPr>
                          <w:rPr>
                            <w:rFonts w:ascii="Cambria Math" w:hAnsi="Cambria Math"/>
                          </w:rPr>
                          <m:t>∈</m:t>
                        </w:del>
                      </m:r>
                      <m:sSup>
                        <m:sSupPr>
                          <m:ctrlPr>
                            <w:del w:id="1011" w:author="Martynas Lukosevicius" w:date="2021-12-30T19:30:00Z">
                              <w:rPr>
                                <w:rFonts w:ascii="Cambria Math" w:hAnsi="Cambria Math"/>
                              </w:rPr>
                            </w:del>
                          </m:ctrlPr>
                        </m:sSupPr>
                        <m:e>
                          <m:r>
                            <w:del w:id="1012" w:author="Martynas Lukosevicius" w:date="2021-12-30T19:30:00Z">
                              <m:rPr>
                                <m:sty m:val="p"/>
                              </m:rPr>
                              <w:rPr>
                                <w:rFonts w:ascii="Cambria Math" w:hAnsi="Cambria Math"/>
                              </w:rPr>
                              <m:t>C</m:t>
                            </w:del>
                          </m:r>
                        </m:e>
                        <m:sup>
                          <m:r>
                            <w:del w:id="1013" w:author="Martynas Lukosevicius" w:date="2021-12-30T19:30:00Z">
                              <m:rPr>
                                <m:sty m:val="p"/>
                              </m:rPr>
                              <w:rPr>
                                <w:rFonts w:ascii="Cambria Math" w:hAnsi="Cambria Math"/>
                              </w:rPr>
                              <m:t>'</m:t>
                            </w:del>
                          </m:r>
                        </m:sup>
                      </m:sSup>
                    </m:sub>
                    <m:sup/>
                    <m:e>
                      <m:r>
                        <w:del w:id="1014" w:author="Martynas Lukosevicius" w:date="2021-12-30T19:30:00Z">
                          <m:rPr>
                            <m:sty m:val="p"/>
                          </m:rPr>
                          <w:rPr>
                            <w:rFonts w:ascii="Cambria Math" w:hAnsi="Cambria Math"/>
                          </w:rPr>
                          <m:t>Count</m:t>
                        </w:del>
                      </m:r>
                      <m:d>
                        <m:dPr>
                          <m:ctrlPr>
                            <w:del w:id="1015" w:author="Martynas Lukosevicius" w:date="2021-12-30T19:30:00Z">
                              <w:rPr>
                                <w:rFonts w:ascii="Cambria Math" w:hAnsi="Cambria Math"/>
                              </w:rPr>
                            </w:del>
                          </m:ctrlPr>
                        </m:dPr>
                        <m:e>
                          <m:r>
                            <w:del w:id="1016" w:author="Martynas Lukosevicius" w:date="2021-12-30T19:30:00Z">
                              <w:rPr>
                                <w:rFonts w:ascii="Cambria Math" w:hAnsi="Cambria Math"/>
                              </w:rPr>
                              <m:t>n-gra</m:t>
                            </w:del>
                          </m:r>
                          <m:sSup>
                            <m:sSupPr>
                              <m:ctrlPr>
                                <w:del w:id="1017" w:author="Martynas Lukosevicius" w:date="2021-12-30T19:30:00Z">
                                  <w:rPr>
                                    <w:rFonts w:ascii="Cambria Math" w:hAnsi="Cambria Math"/>
                                    <w:i/>
                                  </w:rPr>
                                </w:del>
                              </m:ctrlPr>
                            </m:sSupPr>
                            <m:e>
                              <m:r>
                                <w:del w:id="1018" w:author="Martynas Lukosevicius" w:date="2021-12-30T19:30:00Z">
                                  <w:rPr>
                                    <w:rFonts w:ascii="Cambria Math" w:hAnsi="Cambria Math"/>
                                  </w:rPr>
                                  <m:t>m</m:t>
                                </w:del>
                              </m:r>
                            </m:e>
                            <m:sup>
                              <m:r>
                                <w:del w:id="1019" w:author="Martynas Lukosevicius" w:date="2021-12-30T19:30:00Z">
                                  <w:rPr>
                                    <w:rFonts w:ascii="Cambria Math" w:hAnsi="Cambria Math"/>
                                  </w:rPr>
                                  <m:t>'</m:t>
                                </w:del>
                              </m:r>
                            </m:sup>
                          </m:sSup>
                        </m:e>
                      </m:d>
                    </m:e>
                  </m:nary>
                </m:e>
              </m:nary>
            </m:den>
          </m:f>
        </m:oMath>
      </m:oMathPara>
    </w:p>
    <w:p w14:paraId="387137B3" w14:textId="0F261961" w:rsidR="00657243" w:rsidDel="009E22D6" w:rsidRDefault="006B6FE6" w:rsidP="004238C2">
      <w:pPr>
        <w:rPr>
          <w:del w:id="1020" w:author="Martynas Lukosevicius" w:date="2021-12-30T19:30:00Z"/>
          <w:rFonts w:eastAsiaTheme="minorEastAsia"/>
        </w:rPr>
      </w:pPr>
      <m:oMathPara>
        <m:oMath>
          <m:sSub>
            <m:sSubPr>
              <m:ctrlPr>
                <w:del w:id="1021" w:author="Martynas Lukosevicius" w:date="2021-12-30T19:30:00Z">
                  <w:rPr>
                    <w:rFonts w:ascii="Cambria Math" w:eastAsiaTheme="minorEastAsia" w:hAnsi="Cambria Math"/>
                    <w:i/>
                  </w:rPr>
                </w:del>
              </m:ctrlPr>
            </m:sSubPr>
            <m:e>
              <m:r>
                <w:del w:id="1022" w:author="Martynas Lukosevicius" w:date="2021-12-30T19:30:00Z">
                  <w:rPr>
                    <w:rFonts w:ascii="Cambria Math" w:eastAsiaTheme="minorEastAsia" w:hAnsi="Cambria Math"/>
                  </w:rPr>
                  <m:t>Count</m:t>
                </w:del>
              </m:r>
            </m:e>
            <m:sub>
              <m:r>
                <w:del w:id="1023" w:author="Martynas Lukosevicius" w:date="2021-12-30T19:30:00Z">
                  <w:rPr>
                    <w:rFonts w:ascii="Cambria Math" w:eastAsiaTheme="minorEastAsia" w:hAnsi="Cambria Math"/>
                  </w:rPr>
                  <m:t>clip</m:t>
                </w:del>
              </m:r>
            </m:sub>
          </m:sSub>
          <m:r>
            <w:del w:id="1024" w:author="Martynas Lukosevicius" w:date="2021-12-30T19:30:00Z">
              <w:rPr>
                <w:rFonts w:ascii="Cambria Math" w:eastAsiaTheme="minorEastAsia" w:hAnsi="Cambria Math"/>
              </w:rPr>
              <m:t>= min(Count, max_ref_count)</m:t>
            </w:del>
          </m:r>
        </m:oMath>
      </m:oMathPara>
    </w:p>
    <w:p w14:paraId="7BE02996" w14:textId="3234AA9C" w:rsidR="002774DC" w:rsidRPr="002774DC" w:rsidDel="009E22D6" w:rsidRDefault="002774DC" w:rsidP="004238C2">
      <w:pPr>
        <w:rPr>
          <w:del w:id="1025" w:author="Martynas Lukosevicius" w:date="2021-12-30T19:30:00Z"/>
          <w:rFonts w:eastAsiaTheme="minorEastAsia"/>
        </w:rPr>
      </w:pPr>
      <m:oMathPara>
        <m:oMath>
          <m:r>
            <w:del w:id="1026" w:author="Martynas Lukosevicius" w:date="2021-12-30T19:30:00Z">
              <w:rPr>
                <w:rFonts w:ascii="Cambria Math" w:hAnsi="Cambria Math"/>
              </w:rPr>
              <m:t>BP - brevety penalty, penalizes score if candiate is shorter compared to references</m:t>
            </w:del>
          </m:r>
        </m:oMath>
      </m:oMathPara>
    </w:p>
    <w:p w14:paraId="31F4C6E2" w14:textId="766251E9" w:rsidR="002774DC" w:rsidRPr="002774DC" w:rsidDel="009E22D6" w:rsidRDefault="006B6FE6" w:rsidP="004238C2">
      <w:pPr>
        <w:rPr>
          <w:del w:id="1027" w:author="Martynas Lukosevicius" w:date="2021-12-30T19:30:00Z"/>
          <w:rFonts w:eastAsiaTheme="minorEastAsia"/>
        </w:rPr>
      </w:pPr>
      <m:oMathPara>
        <m:oMath>
          <m:sSub>
            <m:sSubPr>
              <m:ctrlPr>
                <w:del w:id="1028" w:author="Martynas Lukosevicius" w:date="2021-12-30T19:30:00Z">
                  <w:rPr>
                    <w:rFonts w:ascii="Cambria Math" w:hAnsi="Cambria Math"/>
                    <w:i/>
                  </w:rPr>
                </w:del>
              </m:ctrlPr>
            </m:sSubPr>
            <m:e>
              <m:r>
                <w:del w:id="1029" w:author="Martynas Lukosevicius" w:date="2021-12-30T19:30:00Z">
                  <w:rPr>
                    <w:rFonts w:ascii="Cambria Math" w:hAnsi="Cambria Math"/>
                  </w:rPr>
                  <m:t>w</m:t>
                </w:del>
              </m:r>
            </m:e>
            <m:sub>
              <m:r>
                <w:del w:id="1030" w:author="Martynas Lukosevicius" w:date="2021-12-30T19:30:00Z">
                  <w:rPr>
                    <w:rFonts w:ascii="Cambria Math" w:hAnsi="Cambria Math"/>
                  </w:rPr>
                  <m:t>n</m:t>
                </w:del>
              </m:r>
            </m:sub>
          </m:sSub>
          <m:r>
            <w:del w:id="1031" w:author="Martynas Lukosevicius" w:date="2021-12-30T19:30:00Z">
              <w:rPr>
                <w:rFonts w:ascii="Cambria Math" w:hAnsi="Cambria Math"/>
              </w:rPr>
              <m:t xml:space="preserve"> - positive weights summing to one. </m:t>
            </w:del>
          </m:r>
        </m:oMath>
      </m:oMathPara>
    </w:p>
    <w:p w14:paraId="3CD1D59D" w14:textId="0091F288" w:rsidR="002774DC" w:rsidRPr="00A1652C" w:rsidDel="009E22D6" w:rsidRDefault="00A1652C" w:rsidP="004238C2">
      <w:pPr>
        <w:rPr>
          <w:del w:id="1032" w:author="Martynas Lukosevicius" w:date="2021-12-30T19:30:00Z"/>
          <w:rFonts w:eastAsiaTheme="minorEastAsia"/>
        </w:rPr>
      </w:pPr>
      <m:oMathPara>
        <m:oMath>
          <m:r>
            <w:del w:id="1033" w:author="Martynas Lukosevicius" w:date="2021-12-30T19:30:00Z">
              <w:rPr>
                <w:rFonts w:ascii="Cambria Math" w:eastAsiaTheme="minorEastAsia" w:hAnsi="Cambria Math"/>
              </w:rPr>
              <m:t>r- the effective reference corpus legth</m:t>
            </w:del>
          </m:r>
        </m:oMath>
      </m:oMathPara>
    </w:p>
    <w:p w14:paraId="18C92851" w14:textId="1D948AFD" w:rsidR="00A1652C" w:rsidRPr="007C3CBF" w:rsidDel="009E22D6" w:rsidRDefault="00A1652C" w:rsidP="004238C2">
      <w:pPr>
        <w:rPr>
          <w:del w:id="1034" w:author="Martynas Lukosevicius" w:date="2021-12-30T19:30:00Z"/>
          <w:rFonts w:eastAsiaTheme="minorEastAsia"/>
        </w:rPr>
      </w:pPr>
      <m:oMathPara>
        <m:oMath>
          <m:r>
            <w:del w:id="1035" w:author="Martynas Lukosevicius" w:date="2021-12-30T19:30:00Z">
              <w:rPr>
                <w:rFonts w:ascii="Cambria Math" w:eastAsiaTheme="minorEastAsia" w:hAnsi="Cambria Math"/>
              </w:rPr>
              <m:t>c - the length of candidate translation</m:t>
            </w:del>
          </m:r>
        </m:oMath>
      </m:oMathPara>
    </w:p>
    <w:p w14:paraId="50CC2E23" w14:textId="3B46264D" w:rsidR="007C3CBF" w:rsidDel="009E22D6" w:rsidRDefault="008C216A">
      <w:pPr>
        <w:ind w:firstLine="720"/>
        <w:rPr>
          <w:del w:id="1036" w:author="Martynas Lukosevicius" w:date="2021-12-30T19:30:00Z"/>
          <w:rFonts w:eastAsiaTheme="minorEastAsia"/>
        </w:rPr>
        <w:pPrChange w:id="1037" w:author="Martynas Lukosevicius" w:date="2021-12-30T16:42:00Z">
          <w:pPr/>
        </w:pPrChange>
      </w:pPr>
      <w:del w:id="1038" w:author="Martynas Lukosevicius" w:date="2021-12-30T19:30:00Z">
        <w:r w:rsidDel="009E22D6">
          <w:rPr>
            <w:rFonts w:eastAsiaTheme="minorEastAsia"/>
          </w:rPr>
          <w:delText>Bleu score is often used to evaluate text style transfer models and open</w:delText>
        </w:r>
        <w:r w:rsidR="00AF7306" w:rsidDel="009E22D6">
          <w:rPr>
            <w:rFonts w:eastAsiaTheme="minorEastAsia"/>
          </w:rPr>
          <w:delText xml:space="preserve">-text generation. In the context of open text generation references are the text samples. However, the length of reference sentences and generated text should be taken into consideration as brevety penalty will penalize the score if candidate text will be shorter than references. </w:delText>
        </w:r>
      </w:del>
    </w:p>
    <w:p w14:paraId="351CA303" w14:textId="2197C6BD" w:rsidR="001A3FEC" w:rsidDel="009E22D6" w:rsidRDefault="001A3FEC">
      <w:pPr>
        <w:ind w:firstLine="720"/>
        <w:rPr>
          <w:del w:id="1039" w:author="Martynas Lukosevicius" w:date="2021-12-30T19:30:00Z"/>
          <w:rFonts w:eastAsiaTheme="minorEastAsia"/>
        </w:rPr>
        <w:pPrChange w:id="1040" w:author="Martynas Lukosevicius" w:date="2021-12-30T16:42:00Z">
          <w:pPr/>
        </w:pPrChange>
      </w:pPr>
      <w:del w:id="1041" w:author="Martynas Lukosevicius" w:date="2021-12-30T19:30:00Z">
        <w:r w:rsidDel="009E22D6">
          <w:rPr>
            <w:rFonts w:eastAsiaTheme="minorEastAsia"/>
          </w:rPr>
          <w:delText xml:space="preserve">Another issue with </w:delText>
        </w:r>
      </w:del>
      <w:del w:id="1042" w:author="Martynas Lukosevicius" w:date="2021-12-30T19:07:00Z">
        <w:r w:rsidDel="00C24119">
          <w:rPr>
            <w:rFonts w:eastAsiaTheme="minorEastAsia"/>
          </w:rPr>
          <w:delText xml:space="preserve">Blue </w:delText>
        </w:r>
      </w:del>
      <w:del w:id="1043" w:author="Martynas Lukosevicius" w:date="2021-12-30T19:30:00Z">
        <w:r w:rsidDel="009E22D6">
          <w:rPr>
            <w:rFonts w:eastAsiaTheme="minorEastAsia"/>
          </w:rPr>
          <w:delText xml:space="preserve">score in measuring </w:delText>
        </w:r>
        <w:r w:rsidR="0018057E" w:rsidRPr="0018057E" w:rsidDel="009E22D6">
          <w:rPr>
            <w:rFonts w:eastAsiaTheme="minorEastAsia"/>
          </w:rPr>
          <w:delText>semantic</w:delText>
        </w:r>
        <w:r w:rsidRPr="0018057E" w:rsidDel="009E22D6">
          <w:rPr>
            <w:rFonts w:eastAsiaTheme="minorEastAsia"/>
          </w:rPr>
          <w:delText xml:space="preserve"> similarity</w:delText>
        </w:r>
        <w:r w:rsidDel="009E22D6">
          <w:rPr>
            <w:rFonts w:eastAsiaTheme="minorEastAsia"/>
          </w:rPr>
          <w:delText xml:space="preserve"> is the change of the context, to avoid this issue </w:delText>
        </w:r>
        <w:r w:rsidRPr="001A3FEC" w:rsidDel="009E22D6">
          <w:rPr>
            <w:rFonts w:eastAsiaTheme="minorEastAsia"/>
            <w:highlight w:val="yellow"/>
          </w:rPr>
          <w:delText xml:space="preserve">someone in </w:delText>
        </w:r>
        <w:r w:rsidR="0018057E" w:rsidRPr="001A3FEC" w:rsidDel="009E22D6">
          <w:rPr>
            <w:rFonts w:eastAsiaTheme="minorEastAsia"/>
            <w:highlight w:val="yellow"/>
          </w:rPr>
          <w:delText>paper</w:delText>
        </w:r>
        <w:r w:rsidR="0018057E" w:rsidDel="009E22D6">
          <w:rPr>
            <w:rFonts w:eastAsiaTheme="minorEastAsia"/>
          </w:rPr>
          <w:delText xml:space="preserve"> introduced</w:delText>
        </w:r>
        <w:r w:rsidDel="009E22D6">
          <w:rPr>
            <w:rFonts w:eastAsiaTheme="minorEastAsia"/>
          </w:rPr>
          <w:delText xml:space="preserve"> m-BLUE score. It is the same BLUE </w:delText>
        </w:r>
        <w:r w:rsidR="0018057E" w:rsidDel="009E22D6">
          <w:rPr>
            <w:rFonts w:eastAsiaTheme="minorEastAsia"/>
          </w:rPr>
          <w:delText>score but</w:delText>
        </w:r>
        <w:r w:rsidDel="009E22D6">
          <w:rPr>
            <w:rFonts w:eastAsiaTheme="minorEastAsia"/>
          </w:rPr>
          <w:delText xml:space="preserve"> named entities in candidate and reference sentences are replaced with token &lt;M&gt;. </w:delText>
        </w:r>
      </w:del>
    </w:p>
    <w:p w14:paraId="49FE4FF0" w14:textId="7517C029" w:rsidR="00C84E46" w:rsidRDefault="00C84E46">
      <w:pPr>
        <w:pStyle w:val="Heading1"/>
        <w:rPr>
          <w:ins w:id="1044" w:author="Martynas Lukosevicius" w:date="2021-12-30T18:36:00Z"/>
          <w:rFonts w:eastAsiaTheme="minorEastAsia"/>
        </w:rPr>
        <w:pPrChange w:id="1045" w:author="Martynas Lukosevicius" w:date="2021-12-30T19:46:00Z">
          <w:pPr/>
        </w:pPrChange>
      </w:pPr>
      <w:ins w:id="1046" w:author="Martynas Lukosevicius" w:date="2021-12-30T18:36:00Z">
        <w:r>
          <w:rPr>
            <w:rFonts w:eastAsiaTheme="minorEastAsia"/>
          </w:rPr>
          <w:t xml:space="preserve">Method </w:t>
        </w:r>
      </w:ins>
    </w:p>
    <w:p w14:paraId="62676B7E" w14:textId="31217D80" w:rsidR="00C24119" w:rsidRDefault="00C84E46" w:rsidP="004238C2">
      <w:pPr>
        <w:rPr>
          <w:ins w:id="1047" w:author="Martynas Lukosevicius" w:date="2021-12-30T19:03:00Z"/>
          <w:rFonts w:eastAsiaTheme="minorEastAsia"/>
        </w:rPr>
      </w:pPr>
      <w:ins w:id="1048" w:author="Martynas Lukosevicius" w:date="2021-12-30T18:36:00Z">
        <w:r>
          <w:rPr>
            <w:rFonts w:eastAsiaTheme="minorEastAsia"/>
          </w:rPr>
          <w:t>To evaluate simila</w:t>
        </w:r>
      </w:ins>
      <w:ins w:id="1049" w:author="Martynas Lukosevicius" w:date="2021-12-30T18:37:00Z">
        <w:r>
          <w:rPr>
            <w:rFonts w:eastAsiaTheme="minorEastAsia"/>
          </w:rPr>
          <w:t>rity of style between Trump</w:t>
        </w:r>
      </w:ins>
      <w:ins w:id="1050" w:author="Martynas Lukosevicius" w:date="2021-12-30T19:04:00Z">
        <w:r w:rsidR="009163ED">
          <w:rPr>
            <w:rFonts w:eastAsiaTheme="minorEastAsia"/>
          </w:rPr>
          <w:t xml:space="preserve"> rally speeches</w:t>
        </w:r>
      </w:ins>
      <w:ins w:id="1051" w:author="Martynas Lukosevicius" w:date="2021-12-30T18:37:00Z">
        <w:r>
          <w:rPr>
            <w:rFonts w:eastAsiaTheme="minorEastAsia"/>
          </w:rPr>
          <w:t xml:space="preserve"> and </w:t>
        </w:r>
      </w:ins>
      <w:ins w:id="1052" w:author="Martynas Lukosevicius" w:date="2021-12-30T19:05:00Z">
        <w:r w:rsidR="009163ED">
          <w:rPr>
            <w:rFonts w:eastAsiaTheme="minorEastAsia"/>
          </w:rPr>
          <w:t>texts generated by</w:t>
        </w:r>
      </w:ins>
      <w:ins w:id="1053" w:author="Martynas Lukosevicius" w:date="2021-12-30T19:04:00Z">
        <w:r w:rsidR="009163ED">
          <w:rPr>
            <w:rFonts w:eastAsiaTheme="minorEastAsia"/>
          </w:rPr>
          <w:t xml:space="preserve"> </w:t>
        </w:r>
      </w:ins>
      <w:ins w:id="1054" w:author="Martynas Lukosevicius" w:date="2021-12-30T18:37:00Z">
        <w:r>
          <w:rPr>
            <w:rFonts w:eastAsiaTheme="minorEastAsia"/>
          </w:rPr>
          <w:t xml:space="preserve">language models trained on his rally speeches, first </w:t>
        </w:r>
      </w:ins>
      <w:ins w:id="1055" w:author="Martynas Lukosevicius" w:date="2021-12-30T18:38:00Z">
        <w:r>
          <w:rPr>
            <w:rFonts w:eastAsiaTheme="minorEastAsia"/>
          </w:rPr>
          <w:t>style classifiers will be trained and fined tuned</w:t>
        </w:r>
      </w:ins>
      <w:ins w:id="1056" w:author="Martynas Lukosevicius" w:date="2022-01-02T15:55:00Z">
        <w:r w:rsidR="00E11B3D">
          <w:rPr>
            <w:rFonts w:eastAsiaTheme="minorEastAsia"/>
          </w:rPr>
          <w:t xml:space="preserve"> using </w:t>
        </w:r>
      </w:ins>
      <w:ins w:id="1057" w:author="Martynas Lukosevicius" w:date="2022-01-03T18:13:00Z">
        <w:r w:rsidR="008C6F31">
          <w:rPr>
            <w:rFonts w:eastAsiaTheme="minorEastAsia"/>
          </w:rPr>
          <w:t>g</w:t>
        </w:r>
      </w:ins>
      <w:ins w:id="1058" w:author="Martynas Lukosevicius" w:date="2022-01-02T15:55:00Z">
        <w:r w:rsidR="00E11B3D">
          <w:rPr>
            <w:rFonts w:eastAsiaTheme="minorEastAsia"/>
          </w:rPr>
          <w:t>rid</w:t>
        </w:r>
      </w:ins>
      <w:ins w:id="1059" w:author="Martynas Lukosevicius" w:date="2022-01-03T18:13:00Z">
        <w:r w:rsidR="008C6F31">
          <w:rPr>
            <w:rFonts w:eastAsiaTheme="minorEastAsia"/>
          </w:rPr>
          <w:t xml:space="preserve"> s</w:t>
        </w:r>
      </w:ins>
      <w:ins w:id="1060" w:author="Martynas Lukosevicius" w:date="2022-01-02T15:55:00Z">
        <w:r w:rsidR="00E11B3D">
          <w:rPr>
            <w:rFonts w:eastAsiaTheme="minorEastAsia"/>
          </w:rPr>
          <w:t>earch</w:t>
        </w:r>
      </w:ins>
      <w:ins w:id="1061" w:author="Martynas Lukosevicius" w:date="2021-12-30T18:38:00Z">
        <w:r>
          <w:rPr>
            <w:rFonts w:eastAsiaTheme="minorEastAsia"/>
          </w:rPr>
          <w:t xml:space="preserve"> on trumpClassifierTex</w:t>
        </w:r>
      </w:ins>
      <w:ins w:id="1062" w:author="Martynas Lukosevicius" w:date="2021-12-30T18:39:00Z">
        <w:r>
          <w:rPr>
            <w:rFonts w:eastAsiaTheme="minorEastAsia"/>
          </w:rPr>
          <w:t>t</w:t>
        </w:r>
      </w:ins>
      <w:ins w:id="1063" w:author="Martynas Lukosevicius" w:date="2021-12-30T18:56:00Z">
        <w:r w:rsidR="00FC2A94">
          <w:rPr>
            <w:rFonts w:eastAsiaTheme="minorEastAsia"/>
          </w:rPr>
          <w:t>.txt</w:t>
        </w:r>
      </w:ins>
      <w:ins w:id="1064" w:author="Martynas Lukosevicius" w:date="2021-12-30T18:39:00Z">
        <w:r>
          <w:rPr>
            <w:rFonts w:eastAsiaTheme="minorEastAsia"/>
          </w:rPr>
          <w:t xml:space="preserve"> and </w:t>
        </w:r>
      </w:ins>
      <w:ins w:id="1065" w:author="Martynas Lukosevicius" w:date="2021-12-30T18:56:00Z">
        <w:r w:rsidR="00FC2A94">
          <w:rPr>
            <w:rFonts w:eastAsiaTheme="minorEastAsia"/>
          </w:rPr>
          <w:t xml:space="preserve">othersClassifierText.txt files. </w:t>
        </w:r>
      </w:ins>
    </w:p>
    <w:p w14:paraId="4D1709FB" w14:textId="26EFC699" w:rsidR="00E86007" w:rsidRDefault="00FC2A94" w:rsidP="004238C2">
      <w:pPr>
        <w:rPr>
          <w:ins w:id="1066" w:author="Martynas Lukosevicius" w:date="2022-01-02T16:45:00Z"/>
          <w:rFonts w:eastAsiaTheme="minorEastAsia"/>
        </w:rPr>
      </w:pPr>
      <w:ins w:id="1067" w:author="Martynas Lukosevicius" w:date="2021-12-30T18:57:00Z">
        <w:r>
          <w:rPr>
            <w:rFonts w:eastAsiaTheme="minorEastAsia"/>
          </w:rPr>
          <w:t>After training and evaluating classifiers, n-gram and LSTM based lang</w:t>
        </w:r>
      </w:ins>
      <w:ins w:id="1068" w:author="Martynas Lukosevicius" w:date="2021-12-30T18:58:00Z">
        <w:r>
          <w:rPr>
            <w:rFonts w:eastAsiaTheme="minorEastAsia"/>
          </w:rPr>
          <w:t xml:space="preserve">uage models will be trained and GPT-2-simple will be finetuned using </w:t>
        </w:r>
      </w:ins>
      <w:ins w:id="1069" w:author="Martynas Lukosevicius" w:date="2021-12-30T18:59:00Z">
        <w:r>
          <w:rPr>
            <w:rFonts w:eastAsiaTheme="minorEastAsia"/>
          </w:rPr>
          <w:t xml:space="preserve">trumpGeneratorTextTrain.txt </w:t>
        </w:r>
      </w:ins>
      <w:ins w:id="1070" w:author="Martynas Lukosevicius" w:date="2021-12-30T21:34:00Z">
        <w:r w:rsidR="00EB11A3">
          <w:rPr>
            <w:rFonts w:eastAsiaTheme="minorEastAsia"/>
          </w:rPr>
          <w:t>file</w:t>
        </w:r>
      </w:ins>
      <w:ins w:id="1071" w:author="Martynas Lukosevicius" w:date="2021-12-30T19:00:00Z">
        <w:r>
          <w:rPr>
            <w:rFonts w:eastAsiaTheme="minorEastAsia"/>
          </w:rPr>
          <w:t xml:space="preserve"> to maximise</w:t>
        </w:r>
      </w:ins>
      <w:ins w:id="1072" w:author="Martynas Lukosevicius" w:date="2021-12-30T19:01:00Z">
        <w:r w:rsidR="009163ED">
          <w:rPr>
            <w:rFonts w:eastAsiaTheme="minorEastAsia"/>
          </w:rPr>
          <w:t xml:space="preserve"> </w:t>
        </w:r>
      </w:ins>
      <w:ins w:id="1073" w:author="Martynas Lukosevicius" w:date="2021-12-30T19:02:00Z">
        <w:r w:rsidR="009163ED">
          <w:rPr>
            <w:rFonts w:eastAsiaTheme="minorEastAsia"/>
          </w:rPr>
          <w:t xml:space="preserve">likelihood </w:t>
        </w:r>
      </w:ins>
      <m:oMath>
        <m:r>
          <w:ins w:id="1074" w:author="Martynas Lukosevicius" w:date="2021-12-30T19:02:00Z">
            <w:rPr>
              <w:rFonts w:ascii="Cambria Math" w:eastAsiaTheme="minorEastAsia" w:hAnsi="Cambria Math"/>
            </w:rPr>
            <m:t>L</m:t>
          </w:ins>
        </m:r>
        <m:d>
          <m:dPr>
            <m:ctrlPr>
              <w:ins w:id="1075" w:author="Martynas Lukosevicius" w:date="2021-12-30T19:02:00Z">
                <w:rPr>
                  <w:rFonts w:ascii="Cambria Math" w:eastAsiaTheme="minorEastAsia" w:hAnsi="Cambria Math"/>
                  <w:i/>
                </w:rPr>
              </w:ins>
            </m:ctrlPr>
          </m:dPr>
          <m:e>
            <m:r>
              <w:ins w:id="1076" w:author="Martynas Lukosevicius" w:date="2021-12-30T19:02:00Z">
                <w:rPr>
                  <w:rFonts w:ascii="Cambria Math" w:eastAsiaTheme="minorEastAsia" w:hAnsi="Cambria Math"/>
                </w:rPr>
                <m:t>W</m:t>
              </w:ins>
            </m:r>
          </m:e>
        </m:d>
        <m:r>
          <w:ins w:id="1077" w:author="Martynas Lukosevicius" w:date="2021-12-30T19:02:00Z">
            <w:rPr>
              <w:rFonts w:ascii="Cambria Math" w:eastAsiaTheme="minorEastAsia" w:hAnsi="Cambria Math"/>
            </w:rPr>
            <m:t>=</m:t>
          </w:ins>
        </m:r>
        <m:nary>
          <m:naryPr>
            <m:chr m:val="∑"/>
            <m:supHide m:val="1"/>
            <m:ctrlPr>
              <w:ins w:id="1078" w:author="Martynas Lukosevicius" w:date="2021-12-30T19:02:00Z">
                <w:rPr>
                  <w:rFonts w:ascii="Cambria Math" w:eastAsiaTheme="minorEastAsia" w:hAnsi="Cambria Math"/>
                </w:rPr>
              </w:ins>
            </m:ctrlPr>
          </m:naryPr>
          <m:sub>
            <m:r>
              <w:ins w:id="1079" w:author="Martynas Lukosevicius" w:date="2021-12-30T19:02:00Z">
                <w:rPr>
                  <w:rFonts w:ascii="Cambria Math" w:eastAsiaTheme="minorEastAsia" w:hAnsi="Cambria Math"/>
                </w:rPr>
                <m:t>i</m:t>
              </w:ins>
            </m:r>
            <m:ctrlPr>
              <w:ins w:id="1080" w:author="Martynas Lukosevicius" w:date="2021-12-30T19:02:00Z">
                <w:rPr>
                  <w:rFonts w:ascii="Cambria Math" w:eastAsiaTheme="minorEastAsia" w:hAnsi="Cambria Math"/>
                  <w:i/>
                </w:rPr>
              </w:ins>
            </m:ctrlPr>
          </m:sub>
          <m:sup>
            <m:ctrlPr>
              <w:ins w:id="1081" w:author="Martynas Lukosevicius" w:date="2021-12-30T19:02:00Z">
                <w:rPr>
                  <w:rFonts w:ascii="Cambria Math" w:eastAsiaTheme="minorEastAsia" w:hAnsi="Cambria Math"/>
                  <w:i/>
                </w:rPr>
              </w:ins>
            </m:ctrlPr>
          </m:sup>
          <m:e>
            <m:r>
              <w:ins w:id="1082" w:author="Martynas Lukosevicius" w:date="2021-12-30T19:02:00Z">
                <w:rPr>
                  <w:rFonts w:ascii="Cambria Math" w:eastAsiaTheme="minorEastAsia" w:hAnsi="Cambria Math"/>
                </w:rPr>
                <m:t>P</m:t>
              </w:ins>
            </m:r>
            <m:d>
              <m:dPr>
                <m:ctrlPr>
                  <w:ins w:id="1083" w:author="Martynas Lukosevicius" w:date="2021-12-30T19:02:00Z">
                    <w:rPr>
                      <w:rFonts w:ascii="Cambria Math" w:eastAsiaTheme="minorEastAsia" w:hAnsi="Cambria Math"/>
                      <w:i/>
                    </w:rPr>
                  </w:ins>
                </m:ctrlPr>
              </m:dPr>
              <m:e>
                <m:sSub>
                  <m:sSubPr>
                    <m:ctrlPr>
                      <w:ins w:id="1084" w:author="Martynas Lukosevicius" w:date="2021-12-30T19:02:00Z">
                        <w:rPr>
                          <w:rFonts w:ascii="Cambria Math" w:eastAsiaTheme="minorEastAsia" w:hAnsi="Cambria Math"/>
                          <w:i/>
                        </w:rPr>
                      </w:ins>
                    </m:ctrlPr>
                  </m:sSubPr>
                  <m:e>
                    <m:r>
                      <w:ins w:id="1085" w:author="Martynas Lukosevicius" w:date="2021-12-30T19:02:00Z">
                        <w:rPr>
                          <w:rFonts w:ascii="Cambria Math" w:eastAsiaTheme="minorEastAsia" w:hAnsi="Cambria Math"/>
                        </w:rPr>
                        <m:t>w</m:t>
                      </w:ins>
                    </m:r>
                  </m:e>
                  <m:sub>
                    <m:r>
                      <w:ins w:id="1086" w:author="Martynas Lukosevicius" w:date="2021-12-30T19:02:00Z">
                        <w:rPr>
                          <w:rFonts w:ascii="Cambria Math" w:eastAsiaTheme="minorEastAsia" w:hAnsi="Cambria Math"/>
                        </w:rPr>
                        <m:t>i</m:t>
                      </w:ins>
                    </m:r>
                  </m:sub>
                </m:sSub>
              </m:e>
              <m:e>
                <m:sSub>
                  <m:sSubPr>
                    <m:ctrlPr>
                      <w:ins w:id="1087" w:author="Martynas Lukosevicius" w:date="2021-12-30T19:02:00Z">
                        <w:rPr>
                          <w:rFonts w:ascii="Cambria Math" w:eastAsiaTheme="minorEastAsia" w:hAnsi="Cambria Math"/>
                          <w:i/>
                        </w:rPr>
                      </w:ins>
                    </m:ctrlPr>
                  </m:sSubPr>
                  <m:e>
                    <m:r>
                      <w:ins w:id="1088" w:author="Martynas Lukosevicius" w:date="2021-12-30T19:02:00Z">
                        <w:rPr>
                          <w:rFonts w:ascii="Cambria Math" w:eastAsiaTheme="minorEastAsia" w:hAnsi="Cambria Math"/>
                        </w:rPr>
                        <m:t>w</m:t>
                      </w:ins>
                    </m:r>
                  </m:e>
                  <m:sub>
                    <m:r>
                      <w:ins w:id="1089" w:author="Martynas Lukosevicius" w:date="2021-12-30T19:02:00Z">
                        <w:rPr>
                          <w:rFonts w:ascii="Cambria Math" w:eastAsiaTheme="minorEastAsia" w:hAnsi="Cambria Math"/>
                        </w:rPr>
                        <m:t>i-k</m:t>
                      </w:ins>
                    </m:r>
                  </m:sub>
                </m:sSub>
                <m:r>
                  <w:ins w:id="1090" w:author="Martynas Lukosevicius" w:date="2021-12-30T19:02:00Z">
                    <w:rPr>
                      <w:rFonts w:ascii="Cambria Math" w:eastAsiaTheme="minorEastAsia" w:hAnsi="Cambria Math"/>
                    </w:rPr>
                    <m:t>,…,</m:t>
                  </w:ins>
                </m:r>
                <m:sSub>
                  <m:sSubPr>
                    <m:ctrlPr>
                      <w:ins w:id="1091" w:author="Martynas Lukosevicius" w:date="2021-12-30T19:02:00Z">
                        <w:rPr>
                          <w:rFonts w:ascii="Cambria Math" w:eastAsiaTheme="minorEastAsia" w:hAnsi="Cambria Math"/>
                          <w:i/>
                        </w:rPr>
                      </w:ins>
                    </m:ctrlPr>
                  </m:sSubPr>
                  <m:e>
                    <m:r>
                      <w:ins w:id="1092" w:author="Martynas Lukosevicius" w:date="2021-12-30T19:02:00Z">
                        <w:rPr>
                          <w:rFonts w:ascii="Cambria Math" w:eastAsiaTheme="minorEastAsia" w:hAnsi="Cambria Math"/>
                        </w:rPr>
                        <m:t>w</m:t>
                      </w:ins>
                    </m:r>
                  </m:e>
                  <m:sub>
                    <m:r>
                      <w:ins w:id="1093" w:author="Martynas Lukosevicius" w:date="2021-12-30T19:02:00Z">
                        <w:rPr>
                          <w:rFonts w:ascii="Cambria Math" w:eastAsiaTheme="minorEastAsia" w:hAnsi="Cambria Math"/>
                        </w:rPr>
                        <m:t>i-1</m:t>
                      </w:ins>
                    </m:r>
                  </m:sub>
                </m:sSub>
              </m:e>
            </m:d>
            <m:ctrlPr>
              <w:ins w:id="1094" w:author="Martynas Lukosevicius" w:date="2021-12-30T19:02:00Z">
                <w:rPr>
                  <w:rFonts w:ascii="Cambria Math" w:eastAsiaTheme="minorEastAsia" w:hAnsi="Cambria Math"/>
                  <w:i/>
                </w:rPr>
              </w:ins>
            </m:ctrlPr>
          </m:e>
        </m:nary>
        <m:r>
          <w:ins w:id="1095" w:author="Martynas Lukosevicius" w:date="2021-12-30T19:02:00Z">
            <w:rPr>
              <w:rFonts w:ascii="Cambria Math" w:eastAsiaTheme="minorEastAsia" w:hAnsi="Cambria Math"/>
            </w:rPr>
            <m:t xml:space="preserve"> where </m:t>
          </w:ins>
        </m:r>
      </m:oMath>
      <w:ins w:id="1096" w:author="Martynas Lukosevicius" w:date="2021-12-30T19:02:00Z">
        <w:r w:rsidR="009163ED">
          <w:rPr>
            <w:rFonts w:eastAsiaTheme="minorEastAsia"/>
          </w:rPr>
          <w:t>W is a set of tokens.</w:t>
        </w:r>
      </w:ins>
      <w:ins w:id="1097" w:author="Martynas Lukosevicius" w:date="2022-01-02T15:55:00Z">
        <w:r w:rsidR="00E11B3D">
          <w:rPr>
            <w:rFonts w:eastAsiaTheme="minorEastAsia"/>
          </w:rPr>
          <w:t xml:space="preserve"> </w:t>
        </w:r>
      </w:ins>
      <w:ins w:id="1098" w:author="Martynas Lukosevicius" w:date="2022-01-02T16:50:00Z">
        <w:r w:rsidR="00447539">
          <w:rPr>
            <w:rFonts w:eastAsiaTheme="minorEastAsia"/>
          </w:rPr>
          <w:t>However,</w:t>
        </w:r>
      </w:ins>
      <w:ins w:id="1099" w:author="Martynas Lukosevicius" w:date="2022-01-02T15:56:00Z">
        <w:r w:rsidR="00E11B3D">
          <w:rPr>
            <w:rFonts w:eastAsiaTheme="minorEastAsia"/>
          </w:rPr>
          <w:t xml:space="preserve"> models will be </w:t>
        </w:r>
        <w:proofErr w:type="gramStart"/>
        <w:r w:rsidR="00E11B3D">
          <w:rPr>
            <w:rFonts w:eastAsiaTheme="minorEastAsia"/>
          </w:rPr>
          <w:t>validated</w:t>
        </w:r>
        <w:proofErr w:type="gramEnd"/>
        <w:r w:rsidR="00E11B3D">
          <w:rPr>
            <w:rFonts w:eastAsiaTheme="minorEastAsia"/>
          </w:rPr>
          <w:t xml:space="preserve"> and parameters tuned</w:t>
        </w:r>
      </w:ins>
      <w:ins w:id="1100" w:author="Martynas Lukosevicius" w:date="2022-01-02T16:00:00Z">
        <w:r w:rsidR="00A0327F">
          <w:rPr>
            <w:rFonts w:eastAsiaTheme="minorEastAsia"/>
          </w:rPr>
          <w:t xml:space="preserve"> of models and sampling techniques</w:t>
        </w:r>
      </w:ins>
      <w:ins w:id="1101" w:author="Martynas Lukosevicius" w:date="2022-01-02T15:56:00Z">
        <w:r w:rsidR="00E11B3D">
          <w:rPr>
            <w:rFonts w:eastAsiaTheme="minorEastAsia"/>
          </w:rPr>
          <w:t xml:space="preserve"> to maximise </w:t>
        </w:r>
      </w:ins>
      <w:ins w:id="1102" w:author="Martynas Lukosevicius" w:date="2022-01-02T15:57:00Z">
        <w:r w:rsidR="00E11B3D">
          <w:rPr>
            <w:rFonts w:eastAsiaTheme="minorEastAsia"/>
          </w:rPr>
          <w:t xml:space="preserve">mean of </w:t>
        </w:r>
      </w:ins>
      <w:ins w:id="1103" w:author="Martynas Lukosevicius" w:date="2021-12-30T21:36:00Z">
        <w:r w:rsidR="00E86007">
          <w:rPr>
            <w:rFonts w:eastAsiaTheme="minorEastAsia"/>
          </w:rPr>
          <w:t xml:space="preserve">M-BLEU4 score, mean of </w:t>
        </w:r>
      </w:ins>
      <w:ins w:id="1104" w:author="Martynas Lukosevicius" w:date="2022-01-04T00:58:00Z">
        <w:r w:rsidR="005274A7">
          <w:rPr>
            <w:rFonts w:eastAsiaTheme="minorEastAsia"/>
          </w:rPr>
          <w:t>“</w:t>
        </w:r>
      </w:ins>
      <w:proofErr w:type="spellStart"/>
      <w:ins w:id="1105" w:author="Martynas Lukosevicius" w:date="2022-01-02T16:52:00Z">
        <w:r w:rsidR="00447539">
          <w:rPr>
            <w:rFonts w:eastAsiaTheme="minorEastAsia"/>
          </w:rPr>
          <w:t>TextClassifier</w:t>
        </w:r>
      </w:ins>
      <w:proofErr w:type="spellEnd"/>
      <w:ins w:id="1106" w:author="Martynas Lukosevicius" w:date="2022-01-04T00:58:00Z">
        <w:r w:rsidR="005274A7">
          <w:rPr>
            <w:rFonts w:eastAsiaTheme="minorEastAsia"/>
          </w:rPr>
          <w:t>”</w:t>
        </w:r>
      </w:ins>
      <w:ins w:id="1107" w:author="Martynas Lukosevicius" w:date="2022-01-02T16:52:00Z">
        <w:r w:rsidR="00447539">
          <w:rPr>
            <w:rFonts w:eastAsiaTheme="minorEastAsia"/>
          </w:rPr>
          <w:t xml:space="preserve"> probabilistic</w:t>
        </w:r>
      </w:ins>
      <w:ins w:id="1108" w:author="Martynas Lukosevicius" w:date="2021-12-30T21:38:00Z">
        <w:r w:rsidR="00E86007">
          <w:rPr>
            <w:rFonts w:eastAsiaTheme="minorEastAsia"/>
          </w:rPr>
          <w:t xml:space="preserve"> predictions</w:t>
        </w:r>
      </w:ins>
      <w:ins w:id="1109" w:author="Martynas Lukosevicius" w:date="2022-01-02T16:50:00Z">
        <w:r w:rsidR="00447539">
          <w:rPr>
            <w:rFonts w:eastAsiaTheme="minorEastAsia"/>
          </w:rPr>
          <w:t xml:space="preserve"> </w:t>
        </w:r>
      </w:ins>
      <w:ins w:id="1110" w:author="Martynas Lukosevicius" w:date="2021-12-30T21:38:00Z">
        <w:r w:rsidR="00E86007">
          <w:rPr>
            <w:rFonts w:eastAsiaTheme="minorEastAsia"/>
          </w:rPr>
          <w:t xml:space="preserve">and mean of </w:t>
        </w:r>
      </w:ins>
      <w:ins w:id="1111" w:author="Martynas Lukosevicius" w:date="2022-01-04T00:58:00Z">
        <w:r w:rsidR="005274A7">
          <w:rPr>
            <w:rFonts w:eastAsiaTheme="minorEastAsia"/>
          </w:rPr>
          <w:t>“</w:t>
        </w:r>
      </w:ins>
      <w:ins w:id="1112" w:author="Martynas Lukosevicius" w:date="2022-01-02T19:15:00Z">
        <w:r w:rsidR="00A76C85">
          <w:rPr>
            <w:rFonts w:eastAsiaTheme="minorEastAsia"/>
          </w:rPr>
          <w:t>POS_DEP Classifier</w:t>
        </w:r>
      </w:ins>
      <w:ins w:id="1113" w:author="Martynas Lukosevicius" w:date="2022-01-04T00:59:00Z">
        <w:r w:rsidR="003241C7">
          <w:rPr>
            <w:rFonts w:eastAsiaTheme="minorEastAsia"/>
          </w:rPr>
          <w:t>”</w:t>
        </w:r>
      </w:ins>
      <w:ins w:id="1114" w:author="Martynas Lukosevicius" w:date="2022-01-02T16:51:00Z">
        <w:r w:rsidR="00447539">
          <w:rPr>
            <w:rFonts w:eastAsiaTheme="minorEastAsia"/>
          </w:rPr>
          <w:t xml:space="preserve"> </w:t>
        </w:r>
      </w:ins>
      <w:ins w:id="1115" w:author="Martynas Lukosevicius" w:date="2022-01-02T18:19:00Z">
        <w:r w:rsidR="00B97A66">
          <w:rPr>
            <w:rFonts w:eastAsiaTheme="minorEastAsia"/>
          </w:rPr>
          <w:t>probabilistic</w:t>
        </w:r>
      </w:ins>
      <w:ins w:id="1116" w:author="Martynas Lukosevicius" w:date="2021-12-30T21:38:00Z">
        <w:r w:rsidR="00E86007">
          <w:rPr>
            <w:rFonts w:eastAsiaTheme="minorEastAsia"/>
          </w:rPr>
          <w:t xml:space="preserve"> predictions of being a </w:t>
        </w:r>
      </w:ins>
      <w:ins w:id="1117" w:author="Martynas Lukosevicius" w:date="2022-01-02T16:00:00Z">
        <w:r w:rsidR="00A0327F">
          <w:rPr>
            <w:rFonts w:eastAsiaTheme="minorEastAsia"/>
          </w:rPr>
          <w:t>T</w:t>
        </w:r>
      </w:ins>
      <w:ins w:id="1118" w:author="Martynas Lukosevicius" w:date="2021-12-30T21:38:00Z">
        <w:r w:rsidR="00E86007">
          <w:rPr>
            <w:rFonts w:eastAsiaTheme="minorEastAsia"/>
          </w:rPr>
          <w:t xml:space="preserve">rump text. </w:t>
        </w:r>
      </w:ins>
      <w:ins w:id="1119" w:author="Martynas Lukosevicius" w:date="2022-01-02T15:58:00Z">
        <w:r w:rsidR="00A0327F">
          <w:rPr>
            <w:rFonts w:eastAsiaTheme="minorEastAsia"/>
          </w:rPr>
          <w:t>In this part for every parameter combination or epoch model will generate</w:t>
        </w:r>
      </w:ins>
      <w:ins w:id="1120" w:author="Martynas Lukosevicius" w:date="2022-01-02T16:48:00Z">
        <w:r w:rsidR="00447539">
          <w:rPr>
            <w:rFonts w:eastAsiaTheme="minorEastAsia"/>
          </w:rPr>
          <w:t xml:space="preserve"> N =</w:t>
        </w:r>
      </w:ins>
      <w:ins w:id="1121" w:author="Martynas Lukosevicius" w:date="2022-01-02T15:58:00Z">
        <w:r w:rsidR="00A0327F">
          <w:rPr>
            <w:rFonts w:eastAsiaTheme="minorEastAsia"/>
          </w:rPr>
          <w:t xml:space="preserve"> 10 samp</w:t>
        </w:r>
      </w:ins>
      <w:ins w:id="1122" w:author="Martynas Lukosevicius" w:date="2022-01-02T15:59:00Z">
        <w:r w:rsidR="00A0327F">
          <w:rPr>
            <w:rFonts w:eastAsiaTheme="minorEastAsia"/>
          </w:rPr>
          <w:t xml:space="preserve">les </w:t>
        </w:r>
      </w:ins>
      <w:ins w:id="1123" w:author="Martynas Lukosevicius" w:date="2022-01-02T16:00:00Z">
        <w:r w:rsidR="00A0327F">
          <w:rPr>
            <w:rFonts w:eastAsiaTheme="minorEastAsia"/>
          </w:rPr>
          <w:t>of texts</w:t>
        </w:r>
      </w:ins>
      <w:ins w:id="1124" w:author="Martynas Lukosevicius" w:date="2022-01-02T16:01:00Z">
        <w:r w:rsidR="00A0327F">
          <w:rPr>
            <w:rFonts w:eastAsiaTheme="minorEastAsia"/>
          </w:rPr>
          <w:t xml:space="preserve">, where context for every sample will be a sequence of 4 words randomly selected </w:t>
        </w:r>
      </w:ins>
      <w:ins w:id="1125" w:author="Martynas Lukosevicius" w:date="2022-01-02T16:02:00Z">
        <w:r w:rsidR="00A0327F">
          <w:rPr>
            <w:rFonts w:eastAsiaTheme="minorEastAsia"/>
          </w:rPr>
          <w:t xml:space="preserve">from </w:t>
        </w:r>
        <w:r w:rsidR="005E5E37">
          <w:rPr>
            <w:rFonts w:eastAsiaTheme="minorEastAsia"/>
          </w:rPr>
          <w:t xml:space="preserve">trumpGeneratorTextTrain.txt </w:t>
        </w:r>
      </w:ins>
    </w:p>
    <w:p w14:paraId="54A2AE7E" w14:textId="75868CB4" w:rsidR="00E35DFC" w:rsidRPr="00B52B4B" w:rsidRDefault="00A76C85" w:rsidP="004238C2">
      <w:pPr>
        <w:rPr>
          <w:ins w:id="1126" w:author="Martynas Lukosevicius" w:date="2022-01-03T18:11:00Z"/>
          <w:rFonts w:eastAsiaTheme="minorEastAsia"/>
          <w:rPrChange w:id="1127" w:author="Martynas Lukosevicius" w:date="2022-01-03T18:11:00Z">
            <w:rPr>
              <w:ins w:id="1128" w:author="Martynas Lukosevicius" w:date="2022-01-03T18:11:00Z"/>
              <w:rFonts w:ascii="Cambria Math" w:eastAsiaTheme="minorEastAsia" w:hAnsi="Cambria Math"/>
              <w:i/>
            </w:rPr>
          </w:rPrChange>
        </w:rPr>
      </w:pPr>
      <m:oMathPara>
        <m:oMath>
          <m:r>
            <w:rPr>
              <w:rFonts w:ascii="Cambria Math" w:eastAsiaTheme="minorEastAsia" w:hAnsi="Cambria Math"/>
            </w:rPr>
            <m:t>AverageScore=</m:t>
          </m:r>
          <m:f>
            <m:fPr>
              <m:ctrlPr>
                <w:rPr>
                  <w:rFonts w:ascii="Cambria Math" w:eastAsiaTheme="minorEastAsia" w:hAnsi="Cambria Math"/>
                  <w:i/>
                </w:rPr>
              </m:ctrlPr>
            </m:fPr>
            <m:num>
              <m:nary>
                <m:naryPr>
                  <m:chr m:val="∑"/>
                  <m:ctrlPr>
                    <w:rPr>
                      <w:rFonts w:ascii="Cambria Math" w:eastAsiaTheme="minorEastAsia" w:hAnsi="Cambria Math"/>
                      <w:i/>
                    </w:rPr>
                  </m:ctrlPr>
                </m:naryPr>
                <m:sub>
                  <m:r>
                    <w:ins w:id="1129" w:author="Martynas Lukosevicius" w:date="2022-01-02T16:46:00Z">
                      <w:rPr>
                        <w:rFonts w:ascii="Cambria Math" w:eastAsiaTheme="minorEastAsia" w:hAnsi="Cambria Math"/>
                      </w:rPr>
                      <m:t>i</m:t>
                    </w:ins>
                  </m:r>
                </m:sub>
                <m:sup>
                  <m:r>
                    <w:ins w:id="1130" w:author="Martynas Lukosevicius" w:date="2022-01-02T16:46:00Z">
                      <w:rPr>
                        <w:rFonts w:ascii="Cambria Math" w:eastAsiaTheme="minorEastAsia" w:hAnsi="Cambria Math"/>
                      </w:rPr>
                      <m:t>N</m:t>
                    </w:ins>
                  </m:r>
                </m:sup>
                <m:e>
                  <m:r>
                    <w:ins w:id="1131" w:author="Martynas Lukosevicius" w:date="2022-01-02T19:20:00Z">
                      <w:rPr>
                        <w:rFonts w:ascii="Cambria Math" w:eastAsiaTheme="minorEastAsia" w:hAnsi="Cambria Math"/>
                      </w:rPr>
                      <m:t>(</m:t>
                    </w:ins>
                  </m:r>
                  <m:r>
                    <w:ins w:id="1132" w:author="Martynas Lukosevicius" w:date="2022-01-02T16:46:00Z">
                      <w:rPr>
                        <w:rFonts w:ascii="Cambria Math" w:eastAsiaTheme="minorEastAsia" w:hAnsi="Cambria Math"/>
                      </w:rPr>
                      <m:t>M</m:t>
                    </w:ins>
                  </m:r>
                </m:e>
              </m:nary>
              <m:r>
                <w:ins w:id="1133" w:author="Martynas Lukosevicius" w:date="2022-01-02T16:46:00Z">
                  <w:rPr>
                    <w:rFonts w:ascii="Cambria Math" w:eastAsiaTheme="minorEastAsia" w:hAnsi="Cambria Math"/>
                  </w:rPr>
                  <m:t>-Bleu</m:t>
                </w:ins>
              </m:r>
              <m:sSub>
                <m:sSubPr>
                  <m:ctrlPr>
                    <w:ins w:id="1134" w:author="Martynas Lukosevicius" w:date="2022-01-02T18:15:00Z">
                      <w:rPr>
                        <w:rFonts w:ascii="Cambria Math" w:eastAsiaTheme="minorEastAsia" w:hAnsi="Cambria Math"/>
                        <w:i/>
                      </w:rPr>
                    </w:ins>
                  </m:ctrlPr>
                </m:sSubPr>
                <m:e>
                  <m:r>
                    <w:ins w:id="1135" w:author="Martynas Lukosevicius" w:date="2022-01-02T16:46:00Z">
                      <w:rPr>
                        <w:rFonts w:ascii="Cambria Math" w:eastAsiaTheme="minorEastAsia" w:hAnsi="Cambria Math"/>
                      </w:rPr>
                      <m:t>4</m:t>
                    </w:ins>
                  </m:r>
                  <m:r>
                    <w:ins w:id="1136" w:author="Martynas Lukosevicius" w:date="2022-01-02T19:20:00Z">
                      <w:rPr>
                        <w:rFonts w:ascii="Cambria Math" w:eastAsiaTheme="minorEastAsia" w:hAnsi="Cambria Math"/>
                      </w:rPr>
                      <m:t>)</m:t>
                    </w:ins>
                  </m:r>
                </m:e>
                <m:sub>
                  <m:r>
                    <w:ins w:id="1137" w:author="Martynas Lukosevicius" w:date="2022-01-02T18:15:00Z">
                      <w:rPr>
                        <w:rFonts w:ascii="Cambria Math" w:eastAsiaTheme="minorEastAsia" w:hAnsi="Cambria Math"/>
                      </w:rPr>
                      <m:t>i</m:t>
                    </w:ins>
                  </m:r>
                </m:sub>
              </m:sSub>
              <m:sSubSup>
                <m:sSubSupPr>
                  <m:ctrlPr>
                    <w:del w:id="1138" w:author="Martynas Lukosevicius" w:date="2022-01-02T19:18:00Z">
                      <w:rPr>
                        <w:rFonts w:ascii="Cambria Math" w:eastAsiaTheme="minorEastAsia" w:hAnsi="Cambria Math"/>
                        <w:i/>
                      </w:rPr>
                    </w:del>
                  </m:ctrlPr>
                </m:sSubSupPr>
                <m:e>
                  <m:r>
                    <w:ins w:id="1139" w:author="Martynas Lukosevicius" w:date="2022-01-02T16:46:00Z">
                      <w:rPr>
                        <w:rFonts w:ascii="Cambria Math" w:eastAsiaTheme="minorEastAsia" w:hAnsi="Cambria Math"/>
                      </w:rPr>
                      <m:t>+</m:t>
                    </w:ins>
                  </m:r>
                </m:e>
                <m:sub/>
                <m:sup>
                  <m:r>
                    <w:ins w:id="1140" w:author="Martynas Lukosevicius" w:date="2022-01-02T16:48:00Z">
                      <w:rPr>
                        <w:rFonts w:ascii="Cambria Math" w:eastAsiaTheme="minorEastAsia" w:hAnsi="Cambria Math"/>
                      </w:rPr>
                      <m:t>TextClassifie</m:t>
                    </w:ins>
                  </m:r>
                  <m:sSub>
                    <m:sSubPr>
                      <m:ctrlPr>
                        <w:ins w:id="1141" w:author="Martynas Lukosevicius" w:date="2022-01-02T18:15:00Z">
                          <w:rPr>
                            <w:rFonts w:ascii="Cambria Math" w:eastAsiaTheme="minorEastAsia" w:hAnsi="Cambria Math"/>
                            <w:i/>
                          </w:rPr>
                        </w:ins>
                      </m:ctrlPr>
                    </m:sSubPr>
                    <m:e>
                      <m:r>
                        <w:ins w:id="1142" w:author="Martynas Lukosevicius" w:date="2022-01-02T16:48:00Z">
                          <w:rPr>
                            <w:rFonts w:ascii="Cambria Math" w:eastAsiaTheme="minorEastAsia" w:hAnsi="Cambria Math"/>
                          </w:rPr>
                          <m:t>r</m:t>
                        </w:ins>
                      </m:r>
                    </m:e>
                    <m:sub>
                      <m:r>
                        <w:ins w:id="1143" w:author="Martynas Lukosevicius" w:date="2022-01-02T18:15:00Z">
                          <w:rPr>
                            <w:rFonts w:ascii="Cambria Math" w:eastAsiaTheme="minorEastAsia" w:hAnsi="Cambria Math"/>
                          </w:rPr>
                          <m:t>i</m:t>
                        </w:ins>
                      </m:r>
                    </m:sub>
                  </m:sSub>
                </m:sup>
              </m:sSubSup>
              <m:r>
                <w:ins w:id="1144" w:author="Martynas Lukosevicius" w:date="2022-01-02T16:46:00Z">
                  <w:rPr>
                    <w:rFonts w:ascii="Cambria Math" w:eastAsiaTheme="minorEastAsia" w:hAnsi="Cambria Math"/>
                  </w:rPr>
                  <m:t>+</m:t>
                </w:ins>
              </m:r>
              <m:nary>
                <m:naryPr>
                  <m:chr m:val="∑"/>
                  <m:subHide m:val="1"/>
                  <m:supHide m:val="1"/>
                  <m:ctrlPr>
                    <w:del w:id="1145" w:author="Martynas Lukosevicius" w:date="2022-01-02T19:19:00Z">
                      <w:rPr>
                        <w:rFonts w:ascii="Cambria Math" w:eastAsiaTheme="minorEastAsia" w:hAnsi="Cambria Math"/>
                        <w:i/>
                      </w:rPr>
                    </w:del>
                  </m:ctrlPr>
                </m:naryPr>
                <m:sub/>
                <m:sup/>
                <m:e>
                  <m:r>
                    <w:ins w:id="1146" w:author="Martynas Lukosevicius" w:date="2022-01-02T16:47:00Z">
                      <w:rPr>
                        <w:rFonts w:ascii="Cambria Math" w:eastAsiaTheme="minorEastAsia" w:hAnsi="Cambria Math"/>
                      </w:rPr>
                      <m:t>POS</m:t>
                    </w:ins>
                  </m:r>
                  <m:r>
                    <w:ins w:id="1147" w:author="Martynas Lukosevicius" w:date="2022-01-02T16:48:00Z">
                      <m:rPr>
                        <m:lit/>
                      </m:rPr>
                      <w:rPr>
                        <w:rFonts w:ascii="Cambria Math" w:eastAsiaTheme="minorEastAsia" w:hAnsi="Cambria Math"/>
                      </w:rPr>
                      <m:t>_</m:t>
                    </w:ins>
                  </m:r>
                  <m:r>
                    <w:ins w:id="1148" w:author="Martynas Lukosevicius" w:date="2022-01-02T18:15:00Z">
                      <w:rPr>
                        <w:rFonts w:ascii="Cambria Math" w:eastAsiaTheme="minorEastAsia" w:hAnsi="Cambria Math"/>
                      </w:rPr>
                      <m:t>D</m:t>
                    </w:ins>
                  </m:r>
                  <m:r>
                    <w:ins w:id="1149" w:author="Martynas Lukosevicius" w:date="2022-01-02T16:47:00Z">
                      <w:rPr>
                        <w:rFonts w:ascii="Cambria Math" w:eastAsiaTheme="minorEastAsia" w:hAnsi="Cambria Math"/>
                      </w:rPr>
                      <m:t>EPClassifie</m:t>
                    </w:ins>
                  </m:r>
                  <m:sSub>
                    <m:sSubPr>
                      <m:ctrlPr>
                        <w:ins w:id="1150" w:author="Martynas Lukosevicius" w:date="2022-01-02T18:15:00Z">
                          <w:rPr>
                            <w:rFonts w:ascii="Cambria Math" w:eastAsiaTheme="minorEastAsia" w:hAnsi="Cambria Math"/>
                            <w:i/>
                          </w:rPr>
                        </w:ins>
                      </m:ctrlPr>
                    </m:sSubPr>
                    <m:e>
                      <m:r>
                        <w:ins w:id="1151" w:author="Martynas Lukosevicius" w:date="2022-01-02T16:47:00Z">
                          <w:rPr>
                            <w:rFonts w:ascii="Cambria Math" w:eastAsiaTheme="minorEastAsia" w:hAnsi="Cambria Math"/>
                          </w:rPr>
                          <m:t>r</m:t>
                        </w:ins>
                      </m:r>
                    </m:e>
                    <m:sub>
                      <m:r>
                        <w:ins w:id="1152" w:author="Martynas Lukosevicius" w:date="2022-01-02T18:15:00Z">
                          <w:rPr>
                            <w:rFonts w:ascii="Cambria Math" w:eastAsiaTheme="minorEastAsia" w:hAnsi="Cambria Math"/>
                          </w:rPr>
                          <m:t>i</m:t>
                        </w:ins>
                      </m:r>
                    </m:sub>
                  </m:sSub>
                </m:e>
              </m:nary>
            </m:num>
            <m:den>
              <m:r>
                <w:ins w:id="1153" w:author="Martynas Lukosevicius" w:date="2022-01-02T16:47:00Z">
                  <w:rPr>
                    <w:rFonts w:ascii="Cambria Math" w:eastAsiaTheme="minorEastAsia" w:hAnsi="Cambria Math"/>
                  </w:rPr>
                  <m:t>N</m:t>
                </w:ins>
              </m:r>
              <m:r>
                <w:rPr>
                  <w:rFonts w:ascii="Cambria Math" w:eastAsiaTheme="minorEastAsia" w:hAnsi="Cambria Math"/>
                </w:rPr>
                <m:t>*</m:t>
              </m:r>
              <m:r>
                <w:ins w:id="1154" w:author="Martynas Lukosevicius" w:date="2022-01-02T16:47:00Z">
                  <w:rPr>
                    <w:rFonts w:ascii="Cambria Math" w:eastAsiaTheme="minorEastAsia" w:hAnsi="Cambria Math"/>
                  </w:rPr>
                  <m:t>3</m:t>
                </w:ins>
              </m:r>
            </m:den>
          </m:f>
        </m:oMath>
      </m:oMathPara>
    </w:p>
    <w:p w14:paraId="45D0D332" w14:textId="7E097F43" w:rsidR="00B52B4B" w:rsidRPr="00B52B4B" w:rsidRDefault="00B52B4B">
      <w:pPr>
        <w:pStyle w:val="Caption"/>
        <w:jc w:val="center"/>
        <w:rPr>
          <w:ins w:id="1155" w:author="Martynas Lukosevicius" w:date="2022-01-02T16:07:00Z"/>
          <w:rFonts w:eastAsiaTheme="minorEastAsia"/>
        </w:rPr>
        <w:pPrChange w:id="1156" w:author="Martynas Lukosevicius" w:date="2022-01-03T18:12:00Z">
          <w:pPr/>
        </w:pPrChange>
      </w:pPr>
      <w:bookmarkStart w:id="1157" w:name="_Ref92131433"/>
      <w:ins w:id="1158" w:author="Martynas Lukosevicius" w:date="2022-01-03T18:11:00Z">
        <w:r>
          <w:t xml:space="preserve">Equation </w:t>
        </w:r>
        <w:r>
          <w:fldChar w:fldCharType="begin"/>
        </w:r>
        <w:r>
          <w:instrText xml:space="preserve"> SEQ Equation \* ARABIC </w:instrText>
        </w:r>
      </w:ins>
      <w:r>
        <w:fldChar w:fldCharType="separate"/>
      </w:r>
      <w:ins w:id="1159" w:author="Martynas Lukosevicius" w:date="2022-01-03T18:11:00Z">
        <w:r>
          <w:rPr>
            <w:noProof/>
          </w:rPr>
          <w:t>7</w:t>
        </w:r>
        <w:r>
          <w:fldChar w:fldCharType="end"/>
        </w:r>
        <w:bookmarkEnd w:id="1157"/>
        <w:r>
          <w:t>. Average score</w:t>
        </w:r>
      </w:ins>
    </w:p>
    <w:p w14:paraId="1DF628FA" w14:textId="7CE22ABE" w:rsidR="00BC2FB5" w:rsidRDefault="00BC2FB5" w:rsidP="004238C2">
      <w:pPr>
        <w:rPr>
          <w:ins w:id="1160" w:author="Martynas Lukosevicius" w:date="2022-01-02T16:07:00Z"/>
          <w:rFonts w:eastAsiaTheme="minorEastAsia"/>
        </w:rPr>
      </w:pPr>
    </w:p>
    <w:p w14:paraId="481D8AAB" w14:textId="7E55D3EE" w:rsidR="005E54D1" w:rsidRDefault="00BC2FB5" w:rsidP="004238C2">
      <w:pPr>
        <w:rPr>
          <w:ins w:id="1161" w:author="Martynas Lukosevicius" w:date="2022-01-02T16:33:00Z"/>
          <w:rFonts w:eastAsiaTheme="minorEastAsia"/>
        </w:rPr>
      </w:pPr>
      <w:ins w:id="1162" w:author="Martynas Lukosevicius" w:date="2022-01-02T16:07:00Z">
        <w:r>
          <w:rPr>
            <w:rFonts w:eastAsiaTheme="minorEastAsia"/>
          </w:rPr>
          <w:t>Parameters</w:t>
        </w:r>
      </w:ins>
      <w:ins w:id="1163" w:author="Martynas Lukosevicius" w:date="2022-01-02T16:08:00Z">
        <w:r>
          <w:rPr>
            <w:rFonts w:eastAsiaTheme="minorEastAsia"/>
          </w:rPr>
          <w:t xml:space="preserve"> of models:</w:t>
        </w:r>
      </w:ins>
    </w:p>
    <w:p w14:paraId="0C582B9C" w14:textId="0BB2FF43" w:rsidR="00B52B4B" w:rsidRDefault="00B52B4B">
      <w:pPr>
        <w:pStyle w:val="Caption"/>
        <w:keepNext/>
        <w:rPr>
          <w:ins w:id="1164" w:author="Martynas Lukosevicius" w:date="2022-01-03T18:12:00Z"/>
        </w:rPr>
        <w:pPrChange w:id="1165" w:author="Martynas Lukosevicius" w:date="2022-01-03T18:12:00Z">
          <w:pPr/>
        </w:pPrChange>
      </w:pPr>
      <w:bookmarkStart w:id="1166" w:name="_Ref92126391"/>
      <w:ins w:id="1167" w:author="Martynas Lukosevicius" w:date="2022-01-03T18:12:00Z">
        <w:r>
          <w:t xml:space="preserve">Table </w:t>
        </w:r>
        <w:r>
          <w:fldChar w:fldCharType="begin"/>
        </w:r>
        <w:r>
          <w:instrText xml:space="preserve"> SEQ Table \* ARABIC </w:instrText>
        </w:r>
      </w:ins>
      <w:r>
        <w:fldChar w:fldCharType="separate"/>
      </w:r>
      <w:ins w:id="1168" w:author="Martynas Lukosevicius" w:date="2022-01-03T18:29:00Z">
        <w:r w:rsidR="00FF742C">
          <w:rPr>
            <w:noProof/>
          </w:rPr>
          <w:t>1</w:t>
        </w:r>
      </w:ins>
      <w:ins w:id="1169" w:author="Martynas Lukosevicius" w:date="2022-01-03T18:12:00Z">
        <w:r>
          <w:fldChar w:fldCharType="end"/>
        </w:r>
        <w:bookmarkEnd w:id="1166"/>
        <w:r>
          <w:t>. Training parameters</w:t>
        </w:r>
      </w:ins>
    </w:p>
    <w:tbl>
      <w:tblPr>
        <w:tblStyle w:val="TableGrid"/>
        <w:tblW w:w="0" w:type="auto"/>
        <w:tblLook w:val="04A0" w:firstRow="1" w:lastRow="0" w:firstColumn="1" w:lastColumn="0" w:noHBand="0" w:noVBand="1"/>
        <w:tblPrChange w:id="1170" w:author="Martynas Lukosevicius" w:date="2022-01-02T16:49:00Z">
          <w:tblPr>
            <w:tblStyle w:val="TableGrid"/>
            <w:tblW w:w="0" w:type="auto"/>
            <w:tblLook w:val="04A0" w:firstRow="1" w:lastRow="0" w:firstColumn="1" w:lastColumn="0" w:noHBand="0" w:noVBand="1"/>
          </w:tblPr>
        </w:tblPrChange>
      </w:tblPr>
      <w:tblGrid>
        <w:gridCol w:w="2254"/>
        <w:gridCol w:w="2986"/>
        <w:gridCol w:w="2835"/>
        <w:gridCol w:w="941"/>
        <w:tblGridChange w:id="1171">
          <w:tblGrid>
            <w:gridCol w:w="2254"/>
            <w:gridCol w:w="2254"/>
            <w:gridCol w:w="2254"/>
            <w:gridCol w:w="2254"/>
          </w:tblGrid>
        </w:tblGridChange>
      </w:tblGrid>
      <w:tr w:rsidR="004F01FF" w14:paraId="3949F8AD" w14:textId="77777777" w:rsidTr="00447539">
        <w:trPr>
          <w:ins w:id="1172" w:author="Martynas Lukosevicius" w:date="2022-01-02T16:34:00Z"/>
        </w:trPr>
        <w:tc>
          <w:tcPr>
            <w:tcW w:w="2254" w:type="dxa"/>
            <w:tcPrChange w:id="1173" w:author="Martynas Lukosevicius" w:date="2022-01-02T16:49:00Z">
              <w:tcPr>
                <w:tcW w:w="2254" w:type="dxa"/>
              </w:tcPr>
            </w:tcPrChange>
          </w:tcPr>
          <w:p w14:paraId="730F4D3E" w14:textId="154A1C5E" w:rsidR="004F01FF" w:rsidRDefault="004F01FF" w:rsidP="004238C2">
            <w:pPr>
              <w:rPr>
                <w:ins w:id="1174" w:author="Martynas Lukosevicius" w:date="2022-01-02T16:34:00Z"/>
                <w:rFonts w:eastAsiaTheme="minorEastAsia"/>
              </w:rPr>
            </w:pPr>
            <w:ins w:id="1175" w:author="Martynas Lukosevicius" w:date="2022-01-02T16:34:00Z">
              <w:r>
                <w:rPr>
                  <w:rFonts w:eastAsiaTheme="minorEastAsia"/>
                </w:rPr>
                <w:t>Parameter names</w:t>
              </w:r>
            </w:ins>
          </w:p>
        </w:tc>
        <w:tc>
          <w:tcPr>
            <w:tcW w:w="2986" w:type="dxa"/>
            <w:tcPrChange w:id="1176" w:author="Martynas Lukosevicius" w:date="2022-01-02T16:49:00Z">
              <w:tcPr>
                <w:tcW w:w="2254" w:type="dxa"/>
              </w:tcPr>
            </w:tcPrChange>
          </w:tcPr>
          <w:p w14:paraId="2D133232" w14:textId="29DE0C19" w:rsidR="004F01FF" w:rsidRDefault="004F01FF" w:rsidP="004238C2">
            <w:pPr>
              <w:rPr>
                <w:ins w:id="1177" w:author="Martynas Lukosevicius" w:date="2022-01-02T16:34:00Z"/>
                <w:rFonts w:eastAsiaTheme="minorEastAsia"/>
              </w:rPr>
            </w:pPr>
            <w:ins w:id="1178" w:author="Martynas Lukosevicius" w:date="2022-01-02T16:34:00Z">
              <w:r>
                <w:rPr>
                  <w:rFonts w:eastAsiaTheme="minorEastAsia"/>
                </w:rPr>
                <w:t>GPT-2-simple</w:t>
              </w:r>
            </w:ins>
          </w:p>
        </w:tc>
        <w:tc>
          <w:tcPr>
            <w:tcW w:w="2835" w:type="dxa"/>
            <w:tcPrChange w:id="1179" w:author="Martynas Lukosevicius" w:date="2022-01-02T16:49:00Z">
              <w:tcPr>
                <w:tcW w:w="2254" w:type="dxa"/>
              </w:tcPr>
            </w:tcPrChange>
          </w:tcPr>
          <w:p w14:paraId="54796694" w14:textId="345CC966" w:rsidR="004F01FF" w:rsidRDefault="004F01FF" w:rsidP="004238C2">
            <w:pPr>
              <w:rPr>
                <w:ins w:id="1180" w:author="Martynas Lukosevicius" w:date="2022-01-02T16:34:00Z"/>
                <w:rFonts w:eastAsiaTheme="minorEastAsia"/>
              </w:rPr>
            </w:pPr>
            <w:ins w:id="1181" w:author="Martynas Lukosevicius" w:date="2022-01-02T16:34:00Z">
              <w:r>
                <w:rPr>
                  <w:rFonts w:eastAsiaTheme="minorEastAsia"/>
                </w:rPr>
                <w:t>LSTM based generator</w:t>
              </w:r>
            </w:ins>
          </w:p>
        </w:tc>
        <w:tc>
          <w:tcPr>
            <w:tcW w:w="941" w:type="dxa"/>
            <w:tcBorders>
              <w:bottom w:val="single" w:sz="4" w:space="0" w:color="auto"/>
            </w:tcBorders>
            <w:tcPrChange w:id="1182" w:author="Martynas Lukosevicius" w:date="2022-01-02T16:49:00Z">
              <w:tcPr>
                <w:tcW w:w="2254" w:type="dxa"/>
              </w:tcPr>
            </w:tcPrChange>
          </w:tcPr>
          <w:p w14:paraId="5061215E" w14:textId="3808F514" w:rsidR="004F01FF" w:rsidRDefault="004F01FF" w:rsidP="004238C2">
            <w:pPr>
              <w:rPr>
                <w:ins w:id="1183" w:author="Martynas Lukosevicius" w:date="2022-01-02T16:34:00Z"/>
                <w:rFonts w:eastAsiaTheme="minorEastAsia"/>
              </w:rPr>
            </w:pPr>
            <w:ins w:id="1184" w:author="Martynas Lukosevicius" w:date="2022-01-02T16:34:00Z">
              <w:r>
                <w:rPr>
                  <w:rFonts w:eastAsiaTheme="minorEastAsia"/>
                </w:rPr>
                <w:t>N-gram</w:t>
              </w:r>
            </w:ins>
          </w:p>
        </w:tc>
      </w:tr>
      <w:tr w:rsidR="004F01FF" w14:paraId="201CECA2" w14:textId="77777777" w:rsidTr="00447539">
        <w:trPr>
          <w:ins w:id="1185" w:author="Martynas Lukosevicius" w:date="2022-01-02T16:34:00Z"/>
        </w:trPr>
        <w:tc>
          <w:tcPr>
            <w:tcW w:w="2254" w:type="dxa"/>
            <w:tcPrChange w:id="1186" w:author="Martynas Lukosevicius" w:date="2022-01-02T16:49:00Z">
              <w:tcPr>
                <w:tcW w:w="2254" w:type="dxa"/>
              </w:tcPr>
            </w:tcPrChange>
          </w:tcPr>
          <w:p w14:paraId="65D5E368" w14:textId="44EEADEC" w:rsidR="004F01FF" w:rsidRDefault="004F01FF" w:rsidP="004238C2">
            <w:pPr>
              <w:rPr>
                <w:ins w:id="1187" w:author="Martynas Lukosevicius" w:date="2022-01-02T16:34:00Z"/>
                <w:rFonts w:eastAsiaTheme="minorEastAsia"/>
              </w:rPr>
            </w:pPr>
            <w:ins w:id="1188" w:author="Martynas Lukosevicius" w:date="2022-01-02T16:34:00Z">
              <w:r>
                <w:rPr>
                  <w:rFonts w:eastAsiaTheme="minorEastAsia"/>
                </w:rPr>
                <w:t>Input block size</w:t>
              </w:r>
            </w:ins>
            <w:ins w:id="1189" w:author="Martynas Lukosevicius" w:date="2022-01-02T16:52:00Z">
              <w:r w:rsidR="00447539">
                <w:rPr>
                  <w:rFonts w:eastAsiaTheme="minorEastAsia"/>
                </w:rPr>
                <w:t xml:space="preserve"> (tokens)</w:t>
              </w:r>
            </w:ins>
          </w:p>
        </w:tc>
        <w:tc>
          <w:tcPr>
            <w:tcW w:w="2986" w:type="dxa"/>
            <w:tcPrChange w:id="1190" w:author="Martynas Lukosevicius" w:date="2022-01-02T16:49:00Z">
              <w:tcPr>
                <w:tcW w:w="2254" w:type="dxa"/>
              </w:tcPr>
            </w:tcPrChange>
          </w:tcPr>
          <w:p w14:paraId="5981EF76" w14:textId="69DB6B75" w:rsidR="004F01FF" w:rsidRDefault="00FC1E21" w:rsidP="004238C2">
            <w:pPr>
              <w:rPr>
                <w:ins w:id="1191" w:author="Martynas Lukosevicius" w:date="2022-01-02T16:34:00Z"/>
                <w:rFonts w:eastAsiaTheme="minorEastAsia"/>
              </w:rPr>
            </w:pPr>
            <w:ins w:id="1192" w:author="Martynas Lukosevicius" w:date="2022-01-02T16:39:00Z">
              <w:r>
                <w:rPr>
                  <w:rFonts w:eastAsiaTheme="minorEastAsia"/>
                </w:rPr>
                <w:t>200</w:t>
              </w:r>
            </w:ins>
          </w:p>
        </w:tc>
        <w:tc>
          <w:tcPr>
            <w:tcW w:w="2835" w:type="dxa"/>
            <w:tcPrChange w:id="1193" w:author="Martynas Lukosevicius" w:date="2022-01-02T16:49:00Z">
              <w:tcPr>
                <w:tcW w:w="2254" w:type="dxa"/>
              </w:tcPr>
            </w:tcPrChange>
          </w:tcPr>
          <w:p w14:paraId="68CC642C" w14:textId="7A87696D" w:rsidR="004F01FF" w:rsidRDefault="00FC1E21" w:rsidP="004238C2">
            <w:pPr>
              <w:rPr>
                <w:ins w:id="1194" w:author="Martynas Lukosevicius" w:date="2022-01-02T16:34:00Z"/>
                <w:rFonts w:eastAsiaTheme="minorEastAsia"/>
              </w:rPr>
            </w:pPr>
            <w:ins w:id="1195" w:author="Martynas Lukosevicius" w:date="2022-01-02T16:39:00Z">
              <w:r>
                <w:rPr>
                  <w:rFonts w:eastAsiaTheme="minorEastAsia"/>
                </w:rPr>
                <w:t>1000</w:t>
              </w:r>
            </w:ins>
          </w:p>
        </w:tc>
        <w:tc>
          <w:tcPr>
            <w:tcW w:w="941" w:type="dxa"/>
            <w:tcBorders>
              <w:tl2br w:val="single" w:sz="4" w:space="0" w:color="auto"/>
              <w:tr2bl w:val="single" w:sz="4" w:space="0" w:color="auto"/>
            </w:tcBorders>
            <w:shd w:val="clear" w:color="auto" w:fill="D0CECE" w:themeFill="background2" w:themeFillShade="E6"/>
            <w:tcPrChange w:id="1196" w:author="Martynas Lukosevicius" w:date="2022-01-02T16:49:00Z">
              <w:tcPr>
                <w:tcW w:w="2254" w:type="dxa"/>
              </w:tcPr>
            </w:tcPrChange>
          </w:tcPr>
          <w:p w14:paraId="042BD1D1" w14:textId="77777777" w:rsidR="004F01FF" w:rsidRDefault="004F01FF" w:rsidP="004238C2">
            <w:pPr>
              <w:rPr>
                <w:ins w:id="1197" w:author="Martynas Lukosevicius" w:date="2022-01-02T16:34:00Z"/>
                <w:rFonts w:eastAsiaTheme="minorEastAsia"/>
              </w:rPr>
            </w:pPr>
          </w:p>
        </w:tc>
      </w:tr>
      <w:tr w:rsidR="004F01FF" w14:paraId="7C6BE290" w14:textId="77777777" w:rsidTr="00447539">
        <w:trPr>
          <w:ins w:id="1198" w:author="Martynas Lukosevicius" w:date="2022-01-02T16:34:00Z"/>
        </w:trPr>
        <w:tc>
          <w:tcPr>
            <w:tcW w:w="2254" w:type="dxa"/>
            <w:tcPrChange w:id="1199" w:author="Martynas Lukosevicius" w:date="2022-01-02T16:49:00Z">
              <w:tcPr>
                <w:tcW w:w="2254" w:type="dxa"/>
              </w:tcPr>
            </w:tcPrChange>
          </w:tcPr>
          <w:p w14:paraId="10AED50D" w14:textId="200C7E4B" w:rsidR="004F01FF" w:rsidRDefault="004F01FF" w:rsidP="004238C2">
            <w:pPr>
              <w:rPr>
                <w:ins w:id="1200" w:author="Martynas Lukosevicius" w:date="2022-01-02T16:34:00Z"/>
                <w:rFonts w:eastAsiaTheme="minorEastAsia"/>
              </w:rPr>
            </w:pPr>
            <w:ins w:id="1201" w:author="Martynas Lukosevicius" w:date="2022-01-02T16:35:00Z">
              <w:r>
                <w:rPr>
                  <w:rFonts w:eastAsiaTheme="minorEastAsia"/>
                </w:rPr>
                <w:t>Batch size</w:t>
              </w:r>
            </w:ins>
          </w:p>
        </w:tc>
        <w:tc>
          <w:tcPr>
            <w:tcW w:w="2986" w:type="dxa"/>
            <w:tcPrChange w:id="1202" w:author="Martynas Lukosevicius" w:date="2022-01-02T16:49:00Z">
              <w:tcPr>
                <w:tcW w:w="2254" w:type="dxa"/>
              </w:tcPr>
            </w:tcPrChange>
          </w:tcPr>
          <w:p w14:paraId="1E30112B" w14:textId="65BC753F" w:rsidR="004F01FF" w:rsidRDefault="00FC1E21" w:rsidP="004238C2">
            <w:pPr>
              <w:rPr>
                <w:ins w:id="1203" w:author="Martynas Lukosevicius" w:date="2022-01-02T16:34:00Z"/>
                <w:rFonts w:eastAsiaTheme="minorEastAsia"/>
              </w:rPr>
            </w:pPr>
            <w:ins w:id="1204" w:author="Martynas Lukosevicius" w:date="2022-01-02T16:40:00Z">
              <w:r>
                <w:rPr>
                  <w:rFonts w:eastAsiaTheme="minorEastAsia"/>
                </w:rPr>
                <w:t>1</w:t>
              </w:r>
            </w:ins>
          </w:p>
        </w:tc>
        <w:tc>
          <w:tcPr>
            <w:tcW w:w="2835" w:type="dxa"/>
            <w:tcPrChange w:id="1205" w:author="Martynas Lukosevicius" w:date="2022-01-02T16:49:00Z">
              <w:tcPr>
                <w:tcW w:w="2254" w:type="dxa"/>
              </w:tcPr>
            </w:tcPrChange>
          </w:tcPr>
          <w:p w14:paraId="350F5000" w14:textId="5F13D12A" w:rsidR="004F01FF" w:rsidRDefault="00FC1E21" w:rsidP="004238C2">
            <w:pPr>
              <w:rPr>
                <w:ins w:id="1206" w:author="Martynas Lukosevicius" w:date="2022-01-02T16:34:00Z"/>
                <w:rFonts w:eastAsiaTheme="minorEastAsia"/>
              </w:rPr>
            </w:pPr>
            <w:ins w:id="1207" w:author="Martynas Lukosevicius" w:date="2022-01-02T16:40:00Z">
              <w:r>
                <w:rPr>
                  <w:rFonts w:eastAsiaTheme="minorEastAsia"/>
                </w:rPr>
                <w:t>1</w:t>
              </w:r>
            </w:ins>
          </w:p>
        </w:tc>
        <w:tc>
          <w:tcPr>
            <w:tcW w:w="941" w:type="dxa"/>
            <w:tcBorders>
              <w:tl2br w:val="single" w:sz="4" w:space="0" w:color="auto"/>
              <w:tr2bl w:val="single" w:sz="4" w:space="0" w:color="auto"/>
            </w:tcBorders>
            <w:shd w:val="clear" w:color="auto" w:fill="D0CECE" w:themeFill="background2" w:themeFillShade="E6"/>
            <w:tcPrChange w:id="1208" w:author="Martynas Lukosevicius" w:date="2022-01-02T16:49:00Z">
              <w:tcPr>
                <w:tcW w:w="2254" w:type="dxa"/>
              </w:tcPr>
            </w:tcPrChange>
          </w:tcPr>
          <w:p w14:paraId="277CDE60" w14:textId="77777777" w:rsidR="004F01FF" w:rsidRDefault="004F01FF" w:rsidP="004238C2">
            <w:pPr>
              <w:rPr>
                <w:ins w:id="1209" w:author="Martynas Lukosevicius" w:date="2022-01-02T16:34:00Z"/>
                <w:rFonts w:eastAsiaTheme="minorEastAsia"/>
              </w:rPr>
            </w:pPr>
          </w:p>
        </w:tc>
      </w:tr>
      <w:tr w:rsidR="004F01FF" w14:paraId="4650B6AF" w14:textId="77777777" w:rsidTr="00447539">
        <w:trPr>
          <w:ins w:id="1210" w:author="Martynas Lukosevicius" w:date="2022-01-02T16:34:00Z"/>
        </w:trPr>
        <w:tc>
          <w:tcPr>
            <w:tcW w:w="2254" w:type="dxa"/>
            <w:tcPrChange w:id="1211" w:author="Martynas Lukosevicius" w:date="2022-01-02T16:49:00Z">
              <w:tcPr>
                <w:tcW w:w="2254" w:type="dxa"/>
              </w:tcPr>
            </w:tcPrChange>
          </w:tcPr>
          <w:p w14:paraId="51DF9869" w14:textId="12C86BBD" w:rsidR="004F01FF" w:rsidRDefault="004F01FF" w:rsidP="004238C2">
            <w:pPr>
              <w:rPr>
                <w:ins w:id="1212" w:author="Martynas Lukosevicius" w:date="2022-01-02T16:34:00Z"/>
                <w:rFonts w:eastAsiaTheme="minorEastAsia"/>
              </w:rPr>
            </w:pPr>
            <w:ins w:id="1213" w:author="Martynas Lukosevicius" w:date="2022-01-02T16:35:00Z">
              <w:r>
                <w:rPr>
                  <w:rFonts w:eastAsiaTheme="minorEastAsia"/>
                </w:rPr>
                <w:lastRenderedPageBreak/>
                <w:t>Num. epochs</w:t>
              </w:r>
            </w:ins>
          </w:p>
        </w:tc>
        <w:tc>
          <w:tcPr>
            <w:tcW w:w="2986" w:type="dxa"/>
            <w:tcPrChange w:id="1214" w:author="Martynas Lukosevicius" w:date="2022-01-02T16:49:00Z">
              <w:tcPr>
                <w:tcW w:w="2254" w:type="dxa"/>
              </w:tcPr>
            </w:tcPrChange>
          </w:tcPr>
          <w:p w14:paraId="09E6D5C8" w14:textId="79DB22A4" w:rsidR="004F01FF" w:rsidRDefault="00FC1E21" w:rsidP="004238C2">
            <w:pPr>
              <w:rPr>
                <w:ins w:id="1215" w:author="Martynas Lukosevicius" w:date="2022-01-02T16:34:00Z"/>
                <w:rFonts w:eastAsiaTheme="minorEastAsia"/>
              </w:rPr>
            </w:pPr>
            <w:ins w:id="1216" w:author="Martynas Lukosevicius" w:date="2022-01-02T16:40:00Z">
              <w:r>
                <w:rPr>
                  <w:rFonts w:eastAsiaTheme="minorEastAsia"/>
                </w:rPr>
                <w:t>100</w:t>
              </w:r>
            </w:ins>
          </w:p>
        </w:tc>
        <w:tc>
          <w:tcPr>
            <w:tcW w:w="2835" w:type="dxa"/>
            <w:tcPrChange w:id="1217" w:author="Martynas Lukosevicius" w:date="2022-01-02T16:49:00Z">
              <w:tcPr>
                <w:tcW w:w="2254" w:type="dxa"/>
              </w:tcPr>
            </w:tcPrChange>
          </w:tcPr>
          <w:p w14:paraId="77A400C4" w14:textId="64472482" w:rsidR="004F01FF" w:rsidRDefault="00FC1E21" w:rsidP="004238C2">
            <w:pPr>
              <w:rPr>
                <w:ins w:id="1218" w:author="Martynas Lukosevicius" w:date="2022-01-02T16:34:00Z"/>
                <w:rFonts w:eastAsiaTheme="minorEastAsia"/>
              </w:rPr>
            </w:pPr>
            <w:ins w:id="1219" w:author="Martynas Lukosevicius" w:date="2022-01-02T16:40:00Z">
              <w:r>
                <w:rPr>
                  <w:rFonts w:eastAsiaTheme="minorEastAsia"/>
                </w:rPr>
                <w:t>100</w:t>
              </w:r>
            </w:ins>
          </w:p>
        </w:tc>
        <w:tc>
          <w:tcPr>
            <w:tcW w:w="941" w:type="dxa"/>
            <w:tcBorders>
              <w:tl2br w:val="single" w:sz="4" w:space="0" w:color="auto"/>
              <w:tr2bl w:val="single" w:sz="4" w:space="0" w:color="auto"/>
            </w:tcBorders>
            <w:shd w:val="clear" w:color="auto" w:fill="D0CECE" w:themeFill="background2" w:themeFillShade="E6"/>
            <w:tcPrChange w:id="1220" w:author="Martynas Lukosevicius" w:date="2022-01-02T16:49:00Z">
              <w:tcPr>
                <w:tcW w:w="2254" w:type="dxa"/>
              </w:tcPr>
            </w:tcPrChange>
          </w:tcPr>
          <w:p w14:paraId="69BE585C" w14:textId="77777777" w:rsidR="004F01FF" w:rsidRDefault="004F01FF" w:rsidP="004238C2">
            <w:pPr>
              <w:rPr>
                <w:ins w:id="1221" w:author="Martynas Lukosevicius" w:date="2022-01-02T16:34:00Z"/>
                <w:rFonts w:eastAsiaTheme="minorEastAsia"/>
              </w:rPr>
            </w:pPr>
          </w:p>
        </w:tc>
      </w:tr>
      <w:tr w:rsidR="004F01FF" w14:paraId="34BE8DCB" w14:textId="77777777" w:rsidTr="00447539">
        <w:trPr>
          <w:ins w:id="1222" w:author="Martynas Lukosevicius" w:date="2022-01-02T16:34:00Z"/>
        </w:trPr>
        <w:tc>
          <w:tcPr>
            <w:tcW w:w="2254" w:type="dxa"/>
            <w:tcPrChange w:id="1223" w:author="Martynas Lukosevicius" w:date="2022-01-02T16:49:00Z">
              <w:tcPr>
                <w:tcW w:w="2254" w:type="dxa"/>
              </w:tcPr>
            </w:tcPrChange>
          </w:tcPr>
          <w:p w14:paraId="217D3BAE" w14:textId="5C1EB7D5" w:rsidR="004F01FF" w:rsidRDefault="004F01FF" w:rsidP="004F01FF">
            <w:pPr>
              <w:rPr>
                <w:ins w:id="1224" w:author="Martynas Lukosevicius" w:date="2022-01-02T16:34:00Z"/>
                <w:rFonts w:eastAsiaTheme="minorEastAsia"/>
              </w:rPr>
            </w:pPr>
            <w:ins w:id="1225" w:author="Martynas Lukosevicius" w:date="2022-01-02T16:35:00Z">
              <w:r>
                <w:rPr>
                  <w:rFonts w:eastAsiaTheme="minorEastAsia"/>
                </w:rPr>
                <w:t>Optimizer</w:t>
              </w:r>
            </w:ins>
          </w:p>
        </w:tc>
        <w:tc>
          <w:tcPr>
            <w:tcW w:w="2986" w:type="dxa"/>
            <w:tcPrChange w:id="1226" w:author="Martynas Lukosevicius" w:date="2022-01-02T16:49:00Z">
              <w:tcPr>
                <w:tcW w:w="2254" w:type="dxa"/>
              </w:tcPr>
            </w:tcPrChange>
          </w:tcPr>
          <w:p w14:paraId="67FA78E6" w14:textId="77777777" w:rsidR="004F01FF" w:rsidRDefault="004F01FF" w:rsidP="004F01FF">
            <w:pPr>
              <w:rPr>
                <w:ins w:id="1227" w:author="Martynas Lukosevicius" w:date="2022-01-02T16:36:00Z"/>
                <w:rFonts w:eastAsiaTheme="minorEastAsia"/>
              </w:rPr>
            </w:pPr>
            <w:ins w:id="1228" w:author="Martynas Lukosevicius" w:date="2022-01-02T16:36:00Z">
              <w:r>
                <w:rPr>
                  <w:rFonts w:eastAsiaTheme="minorEastAsia"/>
                </w:rPr>
                <w:t>Adam</w:t>
              </w:r>
            </w:ins>
          </w:p>
          <w:p w14:paraId="756BDDCF" w14:textId="526FB2C0" w:rsidR="004F01FF" w:rsidRDefault="004F01FF" w:rsidP="004F01FF">
            <w:pPr>
              <w:rPr>
                <w:ins w:id="1229" w:author="Martynas Lukosevicius" w:date="2022-01-02T16:36:00Z"/>
                <w:rFonts w:eastAsiaTheme="minorEastAsia"/>
              </w:rPr>
            </w:pPr>
            <w:ins w:id="1230" w:author="Martynas Lukosevicius" w:date="2022-01-02T16:36:00Z">
              <w:r>
                <w:rPr>
                  <w:rFonts w:eastAsiaTheme="minorEastAsia"/>
                </w:rPr>
                <w:t xml:space="preserve">Learning rate </w:t>
              </w:r>
            </w:ins>
            <w:ins w:id="1231" w:author="Martynas Lukosevicius" w:date="2022-01-02T16:40:00Z">
              <w:r w:rsidR="00FC1E21">
                <w:rPr>
                  <w:rFonts w:eastAsiaTheme="minorEastAsia"/>
                </w:rPr>
                <w:t xml:space="preserve">= </w:t>
              </w:r>
              <w:r w:rsidR="00FC1E21" w:rsidRPr="00974B43">
                <w:rPr>
                  <w:rFonts w:eastAsiaTheme="minorEastAsia"/>
                </w:rPr>
                <w:t>0.00001</w:t>
              </w:r>
            </w:ins>
          </w:p>
          <w:p w14:paraId="6E649364" w14:textId="464C5AC0" w:rsidR="004F01FF" w:rsidRDefault="004F01FF" w:rsidP="004F01FF">
            <w:pPr>
              <w:rPr>
                <w:ins w:id="1232" w:author="Martynas Lukosevicius" w:date="2022-01-02T16:36:00Z"/>
                <w:rFonts w:eastAsiaTheme="minorEastAsia"/>
              </w:rPr>
            </w:pPr>
            <w:ins w:id="1233" w:author="Martynas Lukosevicius" w:date="2022-01-02T16:36:00Z">
              <w:r>
                <w:rPr>
                  <w:rFonts w:eastAsiaTheme="minorEastAsia"/>
                </w:rPr>
                <w:t>Beta1</w:t>
              </w:r>
            </w:ins>
            <w:ins w:id="1234" w:author="Martynas Lukosevicius" w:date="2022-01-02T16:40:00Z">
              <w:r w:rsidR="00FC1E21">
                <w:rPr>
                  <w:rFonts w:eastAsiaTheme="minorEastAsia"/>
                </w:rPr>
                <w:t xml:space="preserve"> = 0.9</w:t>
              </w:r>
            </w:ins>
          </w:p>
          <w:p w14:paraId="7FC4C0CB" w14:textId="77777777" w:rsidR="004F01FF" w:rsidRDefault="004F01FF" w:rsidP="004F01FF">
            <w:pPr>
              <w:rPr>
                <w:ins w:id="1235" w:author="Martynas Lukosevicius" w:date="2022-01-02T16:45:00Z"/>
                <w:rFonts w:eastAsiaTheme="minorEastAsia"/>
              </w:rPr>
            </w:pPr>
            <w:ins w:id="1236" w:author="Martynas Lukosevicius" w:date="2022-01-02T16:37:00Z">
              <w:r>
                <w:rPr>
                  <w:rFonts w:eastAsiaTheme="minorEastAsia"/>
                </w:rPr>
                <w:t>Beta2</w:t>
              </w:r>
            </w:ins>
            <w:ins w:id="1237" w:author="Martynas Lukosevicius" w:date="2022-01-02T16:41:00Z">
              <w:r w:rsidR="00FC1E21">
                <w:rPr>
                  <w:rFonts w:eastAsiaTheme="minorEastAsia"/>
                </w:rPr>
                <w:t xml:space="preserve"> = 0.999</w:t>
              </w:r>
            </w:ins>
          </w:p>
          <w:p w14:paraId="5C674F76" w14:textId="40CD0092" w:rsidR="00E35DFC" w:rsidRDefault="00E35DFC" w:rsidP="004F01FF">
            <w:pPr>
              <w:rPr>
                <w:ins w:id="1238" w:author="Martynas Lukosevicius" w:date="2022-01-02T16:34:00Z"/>
                <w:rFonts w:eastAsiaTheme="minorEastAsia"/>
              </w:rPr>
            </w:pPr>
            <w:ins w:id="1239" w:author="Martynas Lukosevicius" w:date="2022-01-02T16:45:00Z">
              <w:r>
                <w:rPr>
                  <w:rFonts w:eastAsiaTheme="minorEastAsia"/>
                </w:rPr>
                <w:t xml:space="preserve">Fine- tunning </w:t>
              </w:r>
            </w:ins>
          </w:p>
        </w:tc>
        <w:tc>
          <w:tcPr>
            <w:tcW w:w="2835" w:type="dxa"/>
            <w:tcPrChange w:id="1240" w:author="Martynas Lukosevicius" w:date="2022-01-02T16:49:00Z">
              <w:tcPr>
                <w:tcW w:w="2254" w:type="dxa"/>
              </w:tcPr>
            </w:tcPrChange>
          </w:tcPr>
          <w:p w14:paraId="08C78870" w14:textId="77777777" w:rsidR="004F01FF" w:rsidRDefault="004F01FF" w:rsidP="004F01FF">
            <w:pPr>
              <w:rPr>
                <w:ins w:id="1241" w:author="Martynas Lukosevicius" w:date="2022-01-02T16:37:00Z"/>
                <w:rFonts w:eastAsiaTheme="minorEastAsia"/>
              </w:rPr>
            </w:pPr>
            <w:ins w:id="1242" w:author="Martynas Lukosevicius" w:date="2022-01-02T16:37:00Z">
              <w:r>
                <w:rPr>
                  <w:rFonts w:eastAsiaTheme="minorEastAsia"/>
                </w:rPr>
                <w:t>Adam</w:t>
              </w:r>
            </w:ins>
          </w:p>
          <w:p w14:paraId="69C9F612" w14:textId="0F36D80E" w:rsidR="004F01FF" w:rsidRDefault="004F01FF" w:rsidP="004F01FF">
            <w:pPr>
              <w:rPr>
                <w:ins w:id="1243" w:author="Martynas Lukosevicius" w:date="2022-01-02T16:37:00Z"/>
                <w:rFonts w:eastAsiaTheme="minorEastAsia"/>
              </w:rPr>
            </w:pPr>
            <w:ins w:id="1244" w:author="Martynas Lukosevicius" w:date="2022-01-02T16:37:00Z">
              <w:r>
                <w:rPr>
                  <w:rFonts w:eastAsiaTheme="minorEastAsia"/>
                </w:rPr>
                <w:t xml:space="preserve">Learning rate </w:t>
              </w:r>
            </w:ins>
            <w:ins w:id="1245" w:author="Martynas Lukosevicius" w:date="2022-01-02T16:41:00Z">
              <w:r w:rsidR="00FC1E21">
                <w:rPr>
                  <w:rFonts w:eastAsiaTheme="minorEastAsia"/>
                </w:rPr>
                <w:t>= 0.001</w:t>
              </w:r>
            </w:ins>
          </w:p>
          <w:p w14:paraId="03F1F206" w14:textId="3C2E5AE1" w:rsidR="004F01FF" w:rsidRDefault="004F01FF" w:rsidP="004F01FF">
            <w:pPr>
              <w:rPr>
                <w:ins w:id="1246" w:author="Martynas Lukosevicius" w:date="2022-01-02T16:37:00Z"/>
                <w:rFonts w:eastAsiaTheme="minorEastAsia"/>
              </w:rPr>
            </w:pPr>
            <w:ins w:id="1247" w:author="Martynas Lukosevicius" w:date="2022-01-02T16:37:00Z">
              <w:r>
                <w:rPr>
                  <w:rFonts w:eastAsiaTheme="minorEastAsia"/>
                </w:rPr>
                <w:t>Beta1</w:t>
              </w:r>
            </w:ins>
            <w:ins w:id="1248" w:author="Martynas Lukosevicius" w:date="2022-01-02T16:41:00Z">
              <w:r w:rsidR="00FC1E21">
                <w:rPr>
                  <w:rFonts w:eastAsiaTheme="minorEastAsia"/>
                </w:rPr>
                <w:t xml:space="preserve"> = 0.9</w:t>
              </w:r>
            </w:ins>
          </w:p>
          <w:p w14:paraId="149C85F8" w14:textId="77777777" w:rsidR="004F01FF" w:rsidRDefault="004F01FF" w:rsidP="004F01FF">
            <w:pPr>
              <w:rPr>
                <w:ins w:id="1249" w:author="Martynas Lukosevicius" w:date="2022-01-02T16:41:00Z"/>
                <w:rFonts w:eastAsiaTheme="minorEastAsia"/>
              </w:rPr>
            </w:pPr>
            <w:ins w:id="1250" w:author="Martynas Lukosevicius" w:date="2022-01-02T16:37:00Z">
              <w:r>
                <w:rPr>
                  <w:rFonts w:eastAsiaTheme="minorEastAsia"/>
                </w:rPr>
                <w:t>Beta2</w:t>
              </w:r>
            </w:ins>
            <w:ins w:id="1251" w:author="Martynas Lukosevicius" w:date="2022-01-02T16:41:00Z">
              <w:r w:rsidR="00FC1E21">
                <w:rPr>
                  <w:rFonts w:eastAsiaTheme="minorEastAsia"/>
                </w:rPr>
                <w:t xml:space="preserve"> = 0.999</w:t>
              </w:r>
            </w:ins>
          </w:p>
          <w:p w14:paraId="02604620" w14:textId="2B99FBB3" w:rsidR="00FC1E21" w:rsidRDefault="00FC1E21" w:rsidP="004F01FF">
            <w:pPr>
              <w:rPr>
                <w:ins w:id="1252" w:author="Martynas Lukosevicius" w:date="2022-01-02T16:34:00Z"/>
                <w:rFonts w:eastAsiaTheme="minorEastAsia"/>
              </w:rPr>
            </w:pPr>
            <w:ins w:id="1253" w:author="Martynas Lukosevicius" w:date="2022-01-02T16:41:00Z">
              <w:r>
                <w:rPr>
                  <w:rFonts w:eastAsiaTheme="minorEastAsia"/>
                </w:rPr>
                <w:t>S</w:t>
              </w:r>
            </w:ins>
            <w:ins w:id="1254" w:author="Martynas Lukosevicius" w:date="2022-01-02T16:42:00Z">
              <w:r>
                <w:rPr>
                  <w:rFonts w:eastAsiaTheme="minorEastAsia"/>
                </w:rPr>
                <w:t xml:space="preserve">tateful training </w:t>
              </w:r>
            </w:ins>
          </w:p>
        </w:tc>
        <w:tc>
          <w:tcPr>
            <w:tcW w:w="941" w:type="dxa"/>
            <w:tcBorders>
              <w:tl2br w:val="single" w:sz="4" w:space="0" w:color="auto"/>
              <w:tr2bl w:val="single" w:sz="4" w:space="0" w:color="auto"/>
            </w:tcBorders>
            <w:shd w:val="clear" w:color="auto" w:fill="D0CECE" w:themeFill="background2" w:themeFillShade="E6"/>
            <w:tcPrChange w:id="1255" w:author="Martynas Lukosevicius" w:date="2022-01-02T16:49:00Z">
              <w:tcPr>
                <w:tcW w:w="2254" w:type="dxa"/>
              </w:tcPr>
            </w:tcPrChange>
          </w:tcPr>
          <w:p w14:paraId="426EEE73" w14:textId="77777777" w:rsidR="004F01FF" w:rsidRDefault="004F01FF" w:rsidP="004F01FF">
            <w:pPr>
              <w:rPr>
                <w:ins w:id="1256" w:author="Martynas Lukosevicius" w:date="2022-01-02T16:34:00Z"/>
                <w:rFonts w:eastAsiaTheme="minorEastAsia"/>
              </w:rPr>
            </w:pPr>
          </w:p>
        </w:tc>
      </w:tr>
      <w:tr w:rsidR="004F01FF" w14:paraId="4A2718D9" w14:textId="77777777" w:rsidTr="00447539">
        <w:trPr>
          <w:ins w:id="1257" w:author="Martynas Lukosevicius" w:date="2022-01-02T16:34:00Z"/>
        </w:trPr>
        <w:tc>
          <w:tcPr>
            <w:tcW w:w="2254" w:type="dxa"/>
            <w:tcPrChange w:id="1258" w:author="Martynas Lukosevicius" w:date="2022-01-02T16:49:00Z">
              <w:tcPr>
                <w:tcW w:w="2254" w:type="dxa"/>
              </w:tcPr>
            </w:tcPrChange>
          </w:tcPr>
          <w:p w14:paraId="0D527154" w14:textId="56F8ACB2" w:rsidR="004F01FF" w:rsidRDefault="004F01FF" w:rsidP="004F01FF">
            <w:pPr>
              <w:rPr>
                <w:ins w:id="1259" w:author="Martynas Lukosevicius" w:date="2022-01-02T16:34:00Z"/>
                <w:rFonts w:eastAsiaTheme="minorEastAsia"/>
              </w:rPr>
            </w:pPr>
            <w:ins w:id="1260" w:author="Martynas Lukosevicius" w:date="2022-01-02T16:37:00Z">
              <w:r>
                <w:rPr>
                  <w:rFonts w:eastAsiaTheme="minorEastAsia"/>
                </w:rPr>
                <w:t>Initial sampling parameters</w:t>
              </w:r>
            </w:ins>
          </w:p>
        </w:tc>
        <w:tc>
          <w:tcPr>
            <w:tcW w:w="2986" w:type="dxa"/>
            <w:tcPrChange w:id="1261" w:author="Martynas Lukosevicius" w:date="2022-01-02T16:49:00Z">
              <w:tcPr>
                <w:tcW w:w="2254" w:type="dxa"/>
              </w:tcPr>
            </w:tcPrChange>
          </w:tcPr>
          <w:p w14:paraId="11A74A4E" w14:textId="00C3D819" w:rsidR="004F01FF" w:rsidRDefault="00FC1E21" w:rsidP="004F01FF">
            <w:pPr>
              <w:rPr>
                <w:ins w:id="1262" w:author="Martynas Lukosevicius" w:date="2022-01-02T16:38:00Z"/>
                <w:rFonts w:eastAsiaTheme="minorEastAsia"/>
              </w:rPr>
            </w:pPr>
            <w:ins w:id="1263" w:author="Martynas Lukosevicius" w:date="2022-01-02T16:38:00Z">
              <w:r>
                <w:rPr>
                  <w:rFonts w:eastAsiaTheme="minorEastAsia"/>
                </w:rPr>
                <w:t>Temperature = 0.7</w:t>
              </w:r>
            </w:ins>
          </w:p>
          <w:p w14:paraId="2ED2490E" w14:textId="05F27CDD" w:rsidR="00FC1E21" w:rsidRDefault="00FC1E21" w:rsidP="004F01FF">
            <w:pPr>
              <w:rPr>
                <w:ins w:id="1264" w:author="Martynas Lukosevicius" w:date="2022-01-02T16:34:00Z"/>
                <w:rFonts w:eastAsiaTheme="minorEastAsia"/>
              </w:rPr>
            </w:pPr>
            <w:proofErr w:type="gramStart"/>
            <w:ins w:id="1265" w:author="Martynas Lukosevicius" w:date="2022-01-02T16:38:00Z">
              <w:r>
                <w:rPr>
                  <w:rFonts w:eastAsiaTheme="minorEastAsia"/>
                </w:rPr>
                <w:t>Top-p</w:t>
              </w:r>
              <w:proofErr w:type="gramEnd"/>
              <w:r>
                <w:rPr>
                  <w:rFonts w:eastAsiaTheme="minorEastAsia"/>
                </w:rPr>
                <w:t xml:space="preserve"> = 0.9</w:t>
              </w:r>
            </w:ins>
          </w:p>
        </w:tc>
        <w:tc>
          <w:tcPr>
            <w:tcW w:w="2835" w:type="dxa"/>
            <w:tcPrChange w:id="1266" w:author="Martynas Lukosevicius" w:date="2022-01-02T16:49:00Z">
              <w:tcPr>
                <w:tcW w:w="2254" w:type="dxa"/>
              </w:tcPr>
            </w:tcPrChange>
          </w:tcPr>
          <w:p w14:paraId="72E0224E" w14:textId="77777777" w:rsidR="00FC1E21" w:rsidRDefault="00FC1E21" w:rsidP="00FC1E21">
            <w:pPr>
              <w:rPr>
                <w:ins w:id="1267" w:author="Martynas Lukosevicius" w:date="2022-01-02T16:41:00Z"/>
                <w:rFonts w:eastAsiaTheme="minorEastAsia"/>
              </w:rPr>
            </w:pPr>
            <w:ins w:id="1268" w:author="Martynas Lukosevicius" w:date="2022-01-02T16:41:00Z">
              <w:r>
                <w:rPr>
                  <w:rFonts w:eastAsiaTheme="minorEastAsia"/>
                </w:rPr>
                <w:t>Temperature = 0.7</w:t>
              </w:r>
            </w:ins>
          </w:p>
          <w:p w14:paraId="54497800" w14:textId="1B91121C" w:rsidR="004F01FF" w:rsidRDefault="00FC1E21" w:rsidP="00FC1E21">
            <w:pPr>
              <w:rPr>
                <w:ins w:id="1269" w:author="Martynas Lukosevicius" w:date="2022-01-02T16:34:00Z"/>
                <w:rFonts w:eastAsiaTheme="minorEastAsia"/>
              </w:rPr>
            </w:pPr>
            <w:proofErr w:type="gramStart"/>
            <w:ins w:id="1270" w:author="Martynas Lukosevicius" w:date="2022-01-02T16:41:00Z">
              <w:r>
                <w:rPr>
                  <w:rFonts w:eastAsiaTheme="minorEastAsia"/>
                </w:rPr>
                <w:t>Top-p</w:t>
              </w:r>
              <w:proofErr w:type="gramEnd"/>
              <w:r>
                <w:rPr>
                  <w:rFonts w:eastAsiaTheme="minorEastAsia"/>
                </w:rPr>
                <w:t xml:space="preserve"> = 0.9</w:t>
              </w:r>
            </w:ins>
          </w:p>
        </w:tc>
        <w:tc>
          <w:tcPr>
            <w:tcW w:w="941" w:type="dxa"/>
            <w:tcBorders>
              <w:tl2br w:val="single" w:sz="4" w:space="0" w:color="auto"/>
              <w:tr2bl w:val="single" w:sz="4" w:space="0" w:color="auto"/>
            </w:tcBorders>
            <w:shd w:val="clear" w:color="auto" w:fill="D0CECE" w:themeFill="background2" w:themeFillShade="E6"/>
            <w:tcPrChange w:id="1271" w:author="Martynas Lukosevicius" w:date="2022-01-02T16:49:00Z">
              <w:tcPr>
                <w:tcW w:w="2254" w:type="dxa"/>
              </w:tcPr>
            </w:tcPrChange>
          </w:tcPr>
          <w:p w14:paraId="218D70A4" w14:textId="77777777" w:rsidR="004F01FF" w:rsidRDefault="004F01FF" w:rsidP="004F01FF">
            <w:pPr>
              <w:rPr>
                <w:ins w:id="1272" w:author="Martynas Lukosevicius" w:date="2022-01-02T16:34:00Z"/>
                <w:rFonts w:eastAsiaTheme="minorEastAsia"/>
              </w:rPr>
            </w:pPr>
          </w:p>
        </w:tc>
      </w:tr>
      <w:tr w:rsidR="00FC1E21" w14:paraId="2688D3C6" w14:textId="77777777" w:rsidTr="0096144C">
        <w:trPr>
          <w:ins w:id="1273" w:author="Martynas Lukosevicius" w:date="2022-01-02T16:34:00Z"/>
        </w:trPr>
        <w:tc>
          <w:tcPr>
            <w:tcW w:w="2254" w:type="dxa"/>
          </w:tcPr>
          <w:p w14:paraId="58F10B6E" w14:textId="5419DDE7" w:rsidR="00FC1E21" w:rsidRDefault="00FC1E21" w:rsidP="004F01FF">
            <w:pPr>
              <w:rPr>
                <w:ins w:id="1274" w:author="Martynas Lukosevicius" w:date="2022-01-02T16:34:00Z"/>
                <w:rFonts w:eastAsiaTheme="minorEastAsia"/>
              </w:rPr>
            </w:pPr>
            <w:ins w:id="1275" w:author="Martynas Lukosevicius" w:date="2022-01-02T16:38:00Z">
              <w:r>
                <w:rPr>
                  <w:rFonts w:eastAsiaTheme="minorEastAsia"/>
                </w:rPr>
                <w:t xml:space="preserve">Sampler parameter tunning </w:t>
              </w:r>
            </w:ins>
          </w:p>
        </w:tc>
        <w:tc>
          <w:tcPr>
            <w:tcW w:w="6762" w:type="dxa"/>
            <w:gridSpan w:val="3"/>
          </w:tcPr>
          <w:p w14:paraId="29E8221E" w14:textId="77777777" w:rsidR="00FC1E21" w:rsidRDefault="00FC1E21">
            <w:pPr>
              <w:rPr>
                <w:ins w:id="1276" w:author="Martynas Lukosevicius" w:date="2022-01-02T16:39:00Z"/>
                <w:rFonts w:eastAsiaTheme="minorEastAsia"/>
              </w:rPr>
              <w:pPrChange w:id="1277" w:author="Martynas Lukosevicius" w:date="2022-01-02T16:42:00Z">
                <w:pPr>
                  <w:ind w:left="360"/>
                </w:pPr>
              </w:pPrChange>
            </w:pPr>
            <w:ins w:id="1278" w:author="Martynas Lukosevicius" w:date="2022-01-02T16:39:00Z">
              <w:r>
                <w:rPr>
                  <w:rFonts w:eastAsiaTheme="minorEastAsia"/>
                </w:rPr>
                <w:t xml:space="preserve">Temperature – </w:t>
              </w:r>
              <w:r w:rsidRPr="005E54D1">
                <w:rPr>
                  <w:rFonts w:eastAsiaTheme="minorEastAsia"/>
                </w:rPr>
                <w:t>0.2,0.4,0.6,0.8,1</w:t>
              </w:r>
            </w:ins>
          </w:p>
          <w:p w14:paraId="4971B4D6" w14:textId="77777777" w:rsidR="00FC1E21" w:rsidRDefault="00FC1E21">
            <w:pPr>
              <w:rPr>
                <w:ins w:id="1279" w:author="Martynas Lukosevicius" w:date="2022-01-02T16:39:00Z"/>
                <w:rFonts w:eastAsiaTheme="minorEastAsia"/>
              </w:rPr>
              <w:pPrChange w:id="1280" w:author="Martynas Lukosevicius" w:date="2022-01-02T16:42:00Z">
                <w:pPr>
                  <w:ind w:left="360"/>
                </w:pPr>
              </w:pPrChange>
            </w:pPr>
            <w:ins w:id="1281" w:author="Martynas Lukosevicius" w:date="2022-01-02T16:39:00Z">
              <w:r>
                <w:rPr>
                  <w:rFonts w:eastAsiaTheme="minorEastAsia"/>
                </w:rPr>
                <w:t xml:space="preserve">Top – </w:t>
              </w:r>
              <w:proofErr w:type="gramStart"/>
              <w:r>
                <w:rPr>
                  <w:rFonts w:eastAsiaTheme="minorEastAsia"/>
                </w:rPr>
                <w:t>P  -</w:t>
              </w:r>
              <w:proofErr w:type="gramEnd"/>
              <w:r>
                <w:rPr>
                  <w:rFonts w:eastAsiaTheme="minorEastAsia"/>
                </w:rPr>
                <w:t xml:space="preserve"> </w:t>
              </w:r>
              <w:r w:rsidRPr="005E54D1">
                <w:rPr>
                  <w:rFonts w:eastAsiaTheme="minorEastAsia"/>
                </w:rPr>
                <w:t>0.2,0.6,0.8,1.0</w:t>
              </w:r>
            </w:ins>
          </w:p>
          <w:p w14:paraId="2A334AB6" w14:textId="77777777" w:rsidR="00FC1E21" w:rsidRPr="00DE5A7C" w:rsidRDefault="00FC1E21">
            <w:pPr>
              <w:rPr>
                <w:ins w:id="1282" w:author="Martynas Lukosevicius" w:date="2022-01-02T16:39:00Z"/>
                <w:rFonts w:eastAsiaTheme="minorEastAsia"/>
              </w:rPr>
              <w:pPrChange w:id="1283" w:author="Martynas Lukosevicius" w:date="2022-01-02T16:42:00Z">
                <w:pPr>
                  <w:ind w:left="360"/>
                </w:pPr>
              </w:pPrChange>
            </w:pPr>
            <w:ins w:id="1284" w:author="Martynas Lukosevicius" w:date="2022-01-02T16:39:00Z">
              <w:r>
                <w:rPr>
                  <w:rFonts w:eastAsiaTheme="minorEastAsia"/>
                </w:rPr>
                <w:t xml:space="preserve">Top – K - </w:t>
              </w:r>
              <w:r w:rsidRPr="005E54D1">
                <w:rPr>
                  <w:rFonts w:eastAsiaTheme="minorEastAsia"/>
                </w:rPr>
                <w:t>5,10,20,50</w:t>
              </w:r>
            </w:ins>
          </w:p>
          <w:p w14:paraId="3DA60E8C" w14:textId="77777777" w:rsidR="00FC1E21" w:rsidRDefault="00FC1E21" w:rsidP="004F01FF">
            <w:pPr>
              <w:rPr>
                <w:ins w:id="1285" w:author="Martynas Lukosevicius" w:date="2022-01-02T16:34:00Z"/>
                <w:rFonts w:eastAsiaTheme="minorEastAsia"/>
              </w:rPr>
            </w:pPr>
          </w:p>
        </w:tc>
      </w:tr>
      <w:tr w:rsidR="004F01FF" w14:paraId="04EC772B" w14:textId="77777777" w:rsidTr="00447539">
        <w:trPr>
          <w:ins w:id="1286" w:author="Martynas Lukosevicius" w:date="2022-01-02T16:34:00Z"/>
        </w:trPr>
        <w:tc>
          <w:tcPr>
            <w:tcW w:w="2254" w:type="dxa"/>
            <w:tcPrChange w:id="1287" w:author="Martynas Lukosevicius" w:date="2022-01-02T16:49:00Z">
              <w:tcPr>
                <w:tcW w:w="2254" w:type="dxa"/>
              </w:tcPr>
            </w:tcPrChange>
          </w:tcPr>
          <w:p w14:paraId="6A310E45" w14:textId="0BCE9129" w:rsidR="004F01FF" w:rsidRDefault="00E35DFC" w:rsidP="004F01FF">
            <w:pPr>
              <w:rPr>
                <w:ins w:id="1288" w:author="Martynas Lukosevicius" w:date="2022-01-02T16:34:00Z"/>
                <w:rFonts w:eastAsiaTheme="minorEastAsia"/>
              </w:rPr>
            </w:pPr>
            <w:ins w:id="1289" w:author="Martynas Lukosevicius" w:date="2022-01-02T16:44:00Z">
              <w:r>
                <w:rPr>
                  <w:rFonts w:eastAsiaTheme="minorEastAsia"/>
                </w:rPr>
                <w:t xml:space="preserve">N- gram tunning </w:t>
              </w:r>
            </w:ins>
          </w:p>
        </w:tc>
        <w:tc>
          <w:tcPr>
            <w:tcW w:w="2986" w:type="dxa"/>
            <w:tcBorders>
              <w:tl2br w:val="single" w:sz="4" w:space="0" w:color="auto"/>
              <w:tr2bl w:val="single" w:sz="4" w:space="0" w:color="auto"/>
            </w:tcBorders>
            <w:shd w:val="clear" w:color="auto" w:fill="D0CECE" w:themeFill="background2" w:themeFillShade="E6"/>
            <w:tcPrChange w:id="1290" w:author="Martynas Lukosevicius" w:date="2022-01-02T16:49:00Z">
              <w:tcPr>
                <w:tcW w:w="2254" w:type="dxa"/>
              </w:tcPr>
            </w:tcPrChange>
          </w:tcPr>
          <w:p w14:paraId="76FD67DF" w14:textId="77777777" w:rsidR="004F01FF" w:rsidRDefault="004F01FF" w:rsidP="004F01FF">
            <w:pPr>
              <w:rPr>
                <w:ins w:id="1291" w:author="Martynas Lukosevicius" w:date="2022-01-02T16:34:00Z"/>
                <w:rFonts w:eastAsiaTheme="minorEastAsia"/>
              </w:rPr>
            </w:pPr>
          </w:p>
        </w:tc>
        <w:tc>
          <w:tcPr>
            <w:tcW w:w="2835" w:type="dxa"/>
            <w:tcBorders>
              <w:tl2br w:val="single" w:sz="4" w:space="0" w:color="auto"/>
              <w:tr2bl w:val="single" w:sz="4" w:space="0" w:color="auto"/>
            </w:tcBorders>
            <w:shd w:val="clear" w:color="auto" w:fill="D0CECE" w:themeFill="background2" w:themeFillShade="E6"/>
            <w:tcPrChange w:id="1292" w:author="Martynas Lukosevicius" w:date="2022-01-02T16:49:00Z">
              <w:tcPr>
                <w:tcW w:w="2254" w:type="dxa"/>
              </w:tcPr>
            </w:tcPrChange>
          </w:tcPr>
          <w:p w14:paraId="7286CB0C" w14:textId="77777777" w:rsidR="004F01FF" w:rsidRDefault="004F01FF" w:rsidP="004F01FF">
            <w:pPr>
              <w:rPr>
                <w:ins w:id="1293" w:author="Martynas Lukosevicius" w:date="2022-01-02T16:34:00Z"/>
                <w:rFonts w:eastAsiaTheme="minorEastAsia"/>
              </w:rPr>
            </w:pPr>
          </w:p>
        </w:tc>
        <w:tc>
          <w:tcPr>
            <w:tcW w:w="941" w:type="dxa"/>
            <w:tcPrChange w:id="1294" w:author="Martynas Lukosevicius" w:date="2022-01-02T16:49:00Z">
              <w:tcPr>
                <w:tcW w:w="2254" w:type="dxa"/>
              </w:tcPr>
            </w:tcPrChange>
          </w:tcPr>
          <w:p w14:paraId="38288113" w14:textId="2648BAB0" w:rsidR="004F01FF" w:rsidRDefault="00E35DFC" w:rsidP="004F01FF">
            <w:pPr>
              <w:rPr>
                <w:ins w:id="1295" w:author="Martynas Lukosevicius" w:date="2022-01-02T16:34:00Z"/>
                <w:rFonts w:eastAsiaTheme="minorEastAsia"/>
              </w:rPr>
            </w:pPr>
            <w:ins w:id="1296" w:author="Martynas Lukosevicius" w:date="2022-01-02T16:44:00Z">
              <w:r>
                <w:rPr>
                  <w:rFonts w:eastAsiaTheme="minorEastAsia"/>
                </w:rPr>
                <w:t>2,3,4,5</w:t>
              </w:r>
            </w:ins>
          </w:p>
        </w:tc>
      </w:tr>
    </w:tbl>
    <w:p w14:paraId="75EF4B15" w14:textId="0272FBEA" w:rsidR="00C84E46" w:rsidRDefault="00C24119" w:rsidP="004238C2">
      <w:pPr>
        <w:rPr>
          <w:ins w:id="1297" w:author="Martynas Lukosevicius" w:date="2022-01-02T16:52:00Z"/>
          <w:rFonts w:eastAsiaTheme="minorEastAsia"/>
        </w:rPr>
      </w:pPr>
      <w:ins w:id="1298" w:author="Martynas Lukosevicius" w:date="2021-12-30T19:06:00Z">
        <w:r>
          <w:rPr>
            <w:rFonts w:eastAsiaTheme="minorEastAsia"/>
          </w:rPr>
          <w:t xml:space="preserve"> </w:t>
        </w:r>
      </w:ins>
    </w:p>
    <w:p w14:paraId="1036E7B9" w14:textId="54BDC7B5" w:rsidR="00447539" w:rsidRDefault="00B97A66" w:rsidP="004238C2">
      <w:pPr>
        <w:rPr>
          <w:ins w:id="1299" w:author="Martynas Lukosevicius" w:date="2022-01-02T18:27:00Z"/>
          <w:rFonts w:eastAsiaTheme="minorEastAsia"/>
        </w:rPr>
      </w:pPr>
      <w:ins w:id="1300" w:author="Martynas Lukosevicius" w:date="2022-01-02T18:19:00Z">
        <w:r>
          <w:rPr>
            <w:rFonts w:eastAsiaTheme="minorEastAsia"/>
          </w:rPr>
          <w:t>Final</w:t>
        </w:r>
        <w:r w:rsidR="0029369E">
          <w:rPr>
            <w:rFonts w:eastAsiaTheme="minorEastAsia"/>
          </w:rPr>
          <w:t xml:space="preserve"> best models will be com</w:t>
        </w:r>
      </w:ins>
      <w:ins w:id="1301" w:author="Martynas Lukosevicius" w:date="2022-01-02T18:20:00Z">
        <w:r w:rsidR="0029369E">
          <w:rPr>
            <w:rFonts w:eastAsiaTheme="minorEastAsia"/>
          </w:rPr>
          <w:t xml:space="preserve">pared </w:t>
        </w:r>
      </w:ins>
      <w:ins w:id="1302" w:author="Martynas Lukosevicius" w:date="2022-01-02T18:24:00Z">
        <w:r w:rsidR="0029369E">
          <w:rPr>
            <w:rFonts w:eastAsiaTheme="minorEastAsia"/>
          </w:rPr>
          <w:t xml:space="preserve">between themselves </w:t>
        </w:r>
      </w:ins>
      <w:ins w:id="1303" w:author="Martynas Lukosevicius" w:date="2022-01-02T18:20:00Z">
        <w:r w:rsidR="0029369E">
          <w:rPr>
            <w:rFonts w:eastAsiaTheme="minorEastAsia"/>
          </w:rPr>
          <w:t xml:space="preserve">regrading M-BLEU4 </w:t>
        </w:r>
      </w:ins>
      <w:ins w:id="1304" w:author="Martynas Lukosevicius" w:date="2022-01-02T18:26:00Z">
        <w:r w:rsidR="003E3453">
          <w:rPr>
            <w:rFonts w:eastAsiaTheme="minorEastAsia"/>
          </w:rPr>
          <w:t xml:space="preserve">score, </w:t>
        </w:r>
      </w:ins>
      <w:ins w:id="1305" w:author="Martynas Lukosevicius" w:date="2022-01-04T00:59:00Z">
        <w:r w:rsidR="003241C7">
          <w:rPr>
            <w:rFonts w:eastAsiaTheme="minorEastAsia"/>
          </w:rPr>
          <w:t>“</w:t>
        </w:r>
        <w:proofErr w:type="spellStart"/>
        <w:r w:rsidR="003241C7">
          <w:rPr>
            <w:rFonts w:eastAsiaTheme="minorEastAsia"/>
          </w:rPr>
          <w:t>TextClassifier</w:t>
        </w:r>
        <w:proofErr w:type="spellEnd"/>
        <w:r w:rsidR="003241C7">
          <w:rPr>
            <w:rFonts w:eastAsiaTheme="minorEastAsia"/>
          </w:rPr>
          <w:t>”</w:t>
        </w:r>
      </w:ins>
      <w:ins w:id="1306" w:author="Martynas Lukosevicius" w:date="2022-01-02T18:22:00Z">
        <w:r w:rsidR="0029369E">
          <w:rPr>
            <w:rFonts w:eastAsiaTheme="minorEastAsia"/>
          </w:rPr>
          <w:t xml:space="preserve"> probabilistic predictions and </w:t>
        </w:r>
      </w:ins>
      <w:ins w:id="1307" w:author="Martynas Lukosevicius" w:date="2022-01-04T00:59:00Z">
        <w:r w:rsidR="003241C7">
          <w:rPr>
            <w:rFonts w:eastAsiaTheme="minorEastAsia"/>
          </w:rPr>
          <w:t>“</w:t>
        </w:r>
      </w:ins>
      <w:ins w:id="1308" w:author="Martynas Lukosevicius" w:date="2022-01-02T18:22:00Z">
        <w:r w:rsidR="0029369E">
          <w:rPr>
            <w:rFonts w:eastAsiaTheme="minorEastAsia"/>
          </w:rPr>
          <w:t>POS</w:t>
        </w:r>
      </w:ins>
      <w:ins w:id="1309" w:author="Martynas Lukosevicius" w:date="2022-01-02T18:33:00Z">
        <w:r w:rsidR="000613DD">
          <w:rPr>
            <w:rFonts w:eastAsiaTheme="minorEastAsia"/>
          </w:rPr>
          <w:t>_DEP</w:t>
        </w:r>
      </w:ins>
      <w:ins w:id="1310" w:author="Martynas Lukosevicius" w:date="2022-01-02T18:22:00Z">
        <w:r w:rsidR="0029369E">
          <w:rPr>
            <w:rFonts w:eastAsiaTheme="minorEastAsia"/>
          </w:rPr>
          <w:t xml:space="preserve"> classifier</w:t>
        </w:r>
      </w:ins>
      <w:ins w:id="1311" w:author="Martynas Lukosevicius" w:date="2022-01-04T00:59:00Z">
        <w:r w:rsidR="003241C7">
          <w:rPr>
            <w:rFonts w:eastAsiaTheme="minorEastAsia"/>
          </w:rPr>
          <w:t>”</w:t>
        </w:r>
      </w:ins>
      <w:ins w:id="1312" w:author="Martynas Lukosevicius" w:date="2022-01-02T18:22:00Z">
        <w:r w:rsidR="0029369E">
          <w:rPr>
            <w:rFonts w:eastAsiaTheme="minorEastAsia"/>
          </w:rPr>
          <w:t xml:space="preserve"> probabilistic predictions.</w:t>
        </w:r>
      </w:ins>
      <w:ins w:id="1313" w:author="Martynas Lukosevicius" w:date="2022-01-02T18:25:00Z">
        <w:r w:rsidR="003E3453">
          <w:rPr>
            <w:rFonts w:eastAsiaTheme="minorEastAsia"/>
          </w:rPr>
          <w:t xml:space="preserve"> </w:t>
        </w:r>
      </w:ins>
      <w:ins w:id="1314" w:author="Martynas Lukosevicius" w:date="2022-01-02T18:26:00Z">
        <w:r w:rsidR="003E3453">
          <w:rPr>
            <w:rFonts w:eastAsiaTheme="minorEastAsia"/>
          </w:rPr>
          <w:t>Also,</w:t>
        </w:r>
      </w:ins>
      <w:ins w:id="1315" w:author="Martynas Lukosevicius" w:date="2022-01-02T18:25:00Z">
        <w:r w:rsidR="003E3453">
          <w:rPr>
            <w:rFonts w:eastAsiaTheme="minorEastAsia"/>
          </w:rPr>
          <w:t xml:space="preserve"> generator</w:t>
        </w:r>
      </w:ins>
      <w:ins w:id="1316" w:author="Martynas Lukosevicius" w:date="2022-01-02T18:26:00Z">
        <w:r w:rsidR="003E3453">
          <w:rPr>
            <w:rFonts w:eastAsiaTheme="minorEastAsia"/>
          </w:rPr>
          <w:t xml:space="preserve"> texts will be compared with </w:t>
        </w:r>
      </w:ins>
      <w:ins w:id="1317" w:author="Martynas Lukosevicius" w:date="2022-01-02T18:27:00Z">
        <w:r w:rsidR="003E3453">
          <w:rPr>
            <w:rFonts w:eastAsiaTheme="minorEastAsia"/>
          </w:rPr>
          <w:t xml:space="preserve">not generated trump texts and texts of others. </w:t>
        </w:r>
      </w:ins>
    </w:p>
    <w:p w14:paraId="3CA0B14D" w14:textId="46BD98A8" w:rsidR="00DC6DA3" w:rsidRDefault="003E3453" w:rsidP="004238C2">
      <w:pPr>
        <w:rPr>
          <w:ins w:id="1318" w:author="Martynas Lukosevicius" w:date="2022-01-02T19:03:00Z"/>
          <w:rFonts w:eastAsiaTheme="minorEastAsia"/>
        </w:rPr>
      </w:pPr>
      <w:ins w:id="1319" w:author="Martynas Lukosevicius" w:date="2022-01-02T18:27:00Z">
        <w:r>
          <w:rPr>
            <w:rFonts w:eastAsiaTheme="minorEastAsia"/>
          </w:rPr>
          <w:t xml:space="preserve">To compare </w:t>
        </w:r>
      </w:ins>
      <w:ins w:id="1320" w:author="Martynas Lukosevicius" w:date="2022-01-02T20:38:00Z">
        <w:r w:rsidR="00D64E96">
          <w:rPr>
            <w:rFonts w:eastAsiaTheme="minorEastAsia"/>
          </w:rPr>
          <w:t>language models</w:t>
        </w:r>
      </w:ins>
      <w:ins w:id="1321" w:author="Martynas Lukosevicius" w:date="2022-01-02T18:27:00Z">
        <w:r>
          <w:rPr>
            <w:rFonts w:eastAsiaTheme="minorEastAsia"/>
          </w:rPr>
          <w:t xml:space="preserve">, every model will generate </w:t>
        </w:r>
      </w:ins>
      <w:ins w:id="1322" w:author="Martynas Lukosevicius" w:date="2022-01-02T18:28:00Z">
        <w:r>
          <w:rPr>
            <w:rFonts w:eastAsiaTheme="minorEastAsia"/>
          </w:rPr>
          <w:t>100 sequences of 100 words</w:t>
        </w:r>
      </w:ins>
      <w:ins w:id="1323" w:author="Martynas Lukosevicius" w:date="2022-01-02T18:31:00Z">
        <w:r w:rsidR="000613DD">
          <w:rPr>
            <w:rFonts w:eastAsiaTheme="minorEastAsia"/>
          </w:rPr>
          <w:t xml:space="preserve">. </w:t>
        </w:r>
      </w:ins>
      <w:ins w:id="1324" w:author="Martynas Lukosevicius" w:date="2022-01-02T18:55:00Z">
        <w:r w:rsidR="00D30E37">
          <w:rPr>
            <w:rFonts w:eastAsiaTheme="minorEastAsia"/>
          </w:rPr>
          <w:t>E</w:t>
        </w:r>
      </w:ins>
      <w:ins w:id="1325" w:author="Martynas Lukosevicius" w:date="2022-01-02T18:31:00Z">
        <w:r w:rsidR="000613DD">
          <w:rPr>
            <w:rFonts w:eastAsiaTheme="minorEastAsia"/>
          </w:rPr>
          <w:t>very generated sequence will be evaluated with M-BLEU4</w:t>
        </w:r>
      </w:ins>
      <w:ins w:id="1326" w:author="Martynas Lukosevicius" w:date="2022-01-02T18:32:00Z">
        <w:r w:rsidR="000613DD">
          <w:rPr>
            <w:rFonts w:eastAsiaTheme="minorEastAsia"/>
          </w:rPr>
          <w:t xml:space="preserve"> score, where references</w:t>
        </w:r>
      </w:ins>
      <w:ins w:id="1327" w:author="Martynas Lukosevicius" w:date="2022-01-02T19:01:00Z">
        <w:r w:rsidR="005C21ED">
          <w:rPr>
            <w:rFonts w:eastAsiaTheme="minorEastAsia"/>
          </w:rPr>
          <w:t xml:space="preserve"> f</w:t>
        </w:r>
      </w:ins>
      <w:ins w:id="1328" w:author="Martynas Lukosevicius" w:date="2022-01-02T19:02:00Z">
        <w:r w:rsidR="005C21ED">
          <w:rPr>
            <w:rFonts w:eastAsiaTheme="minorEastAsia"/>
          </w:rPr>
          <w:t>or M-BLEU4 score</w:t>
        </w:r>
      </w:ins>
      <w:ins w:id="1329" w:author="Martynas Lukosevicius" w:date="2022-01-02T18:32:00Z">
        <w:r w:rsidR="000613DD">
          <w:rPr>
            <w:rFonts w:eastAsiaTheme="minorEastAsia"/>
          </w:rPr>
          <w:t xml:space="preserve"> will be sequences of 100 words from trum</w:t>
        </w:r>
      </w:ins>
      <w:ins w:id="1330" w:author="Martynas Lukosevicius" w:date="2022-01-02T18:33:00Z">
        <w:r w:rsidR="000613DD">
          <w:rPr>
            <w:rFonts w:eastAsiaTheme="minorEastAsia"/>
          </w:rPr>
          <w:t xml:space="preserve">pTestTexts.txt file, </w:t>
        </w:r>
      </w:ins>
      <w:ins w:id="1331" w:author="Martynas Lukosevicius" w:date="2022-01-04T01:00:00Z">
        <w:r w:rsidR="003241C7">
          <w:rPr>
            <w:rFonts w:eastAsiaTheme="minorEastAsia"/>
          </w:rPr>
          <w:t>“</w:t>
        </w:r>
        <w:proofErr w:type="spellStart"/>
        <w:r w:rsidR="003241C7">
          <w:rPr>
            <w:rFonts w:eastAsiaTheme="minorEastAsia"/>
          </w:rPr>
          <w:t>TextClassifier</w:t>
        </w:r>
        <w:proofErr w:type="spellEnd"/>
        <w:r w:rsidR="003241C7">
          <w:rPr>
            <w:rFonts w:eastAsiaTheme="minorEastAsia"/>
          </w:rPr>
          <w:t xml:space="preserve">” </w:t>
        </w:r>
      </w:ins>
      <w:ins w:id="1332" w:author="Martynas Lukosevicius" w:date="2022-01-02T18:33:00Z">
        <w:r w:rsidR="000613DD">
          <w:rPr>
            <w:rFonts w:eastAsiaTheme="minorEastAsia"/>
          </w:rPr>
          <w:t xml:space="preserve">and </w:t>
        </w:r>
      </w:ins>
      <w:ins w:id="1333" w:author="Martynas Lukosevicius" w:date="2022-01-04T01:00:00Z">
        <w:r w:rsidR="003241C7">
          <w:rPr>
            <w:rFonts w:eastAsiaTheme="minorEastAsia"/>
          </w:rPr>
          <w:t>“POS_DEP classifier”</w:t>
        </w:r>
      </w:ins>
      <w:ins w:id="1334" w:author="Martynas Lukosevicius" w:date="2022-01-02T18:33:00Z">
        <w:r w:rsidR="000613DD">
          <w:rPr>
            <w:rFonts w:eastAsiaTheme="minorEastAsia"/>
          </w:rPr>
          <w:t>.</w:t>
        </w:r>
      </w:ins>
      <w:ins w:id="1335" w:author="Martynas Lukosevicius" w:date="2022-01-02T18:55:00Z">
        <w:r w:rsidR="00D30E37">
          <w:rPr>
            <w:rFonts w:eastAsiaTheme="minorEastAsia"/>
          </w:rPr>
          <w:t xml:space="preserve"> To compare models with real </w:t>
        </w:r>
      </w:ins>
      <w:ins w:id="1336" w:author="Martynas Lukosevicius" w:date="2022-01-02T18:56:00Z">
        <w:r w:rsidR="00D30E37">
          <w:rPr>
            <w:rFonts w:eastAsiaTheme="minorEastAsia"/>
          </w:rPr>
          <w:t>D. Trump texts, TrumpClassifierText.txt and OthersClassifierText.txt</w:t>
        </w:r>
      </w:ins>
      <w:ins w:id="1337" w:author="Martynas Lukosevicius" w:date="2022-01-02T18:58:00Z">
        <w:r w:rsidR="00D30E37">
          <w:rPr>
            <w:rFonts w:eastAsiaTheme="minorEastAsia"/>
          </w:rPr>
          <w:t xml:space="preserve"> will be divided into sequences of 100 words and scored with M-BLEU4 with same references</w:t>
        </w:r>
      </w:ins>
      <w:ins w:id="1338" w:author="Martynas Lukosevicius" w:date="2022-01-02T18:59:00Z">
        <w:r w:rsidR="00D30E37">
          <w:rPr>
            <w:rFonts w:eastAsiaTheme="minorEastAsia"/>
          </w:rPr>
          <w:t xml:space="preserve">. To make distributions for </w:t>
        </w:r>
      </w:ins>
      <w:ins w:id="1339" w:author="Martynas Lukosevicius" w:date="2022-01-04T01:00:00Z">
        <w:r w:rsidR="003241C7">
          <w:rPr>
            <w:rFonts w:eastAsiaTheme="minorEastAsia"/>
          </w:rPr>
          <w:t>“</w:t>
        </w:r>
        <w:proofErr w:type="spellStart"/>
        <w:r w:rsidR="003241C7">
          <w:rPr>
            <w:rFonts w:eastAsiaTheme="minorEastAsia"/>
          </w:rPr>
          <w:t>TextClassifier</w:t>
        </w:r>
        <w:proofErr w:type="spellEnd"/>
        <w:r w:rsidR="003241C7">
          <w:rPr>
            <w:rFonts w:eastAsiaTheme="minorEastAsia"/>
          </w:rPr>
          <w:t>”</w:t>
        </w:r>
      </w:ins>
      <w:ins w:id="1340" w:author="Martynas Lukosevicius" w:date="2022-01-02T19:00:00Z">
        <w:r w:rsidR="005C21ED">
          <w:rPr>
            <w:rFonts w:eastAsiaTheme="minorEastAsia"/>
          </w:rPr>
          <w:t xml:space="preserve"> and </w:t>
        </w:r>
      </w:ins>
      <w:ins w:id="1341" w:author="Martynas Lukosevicius" w:date="2022-01-04T01:01:00Z">
        <w:r w:rsidR="003241C7">
          <w:rPr>
            <w:rFonts w:eastAsiaTheme="minorEastAsia"/>
          </w:rPr>
          <w:t>“POS_DEP classifier”</w:t>
        </w:r>
      </w:ins>
      <w:ins w:id="1342" w:author="Martynas Lukosevicius" w:date="2022-01-02T19:00:00Z">
        <w:r w:rsidR="005C21ED">
          <w:rPr>
            <w:rFonts w:eastAsiaTheme="minorEastAsia"/>
          </w:rPr>
          <w:t xml:space="preserve">, </w:t>
        </w:r>
      </w:ins>
      <w:ins w:id="1343" w:author="Martynas Lukosevicius" w:date="2022-01-02T19:01:00Z">
        <w:r w:rsidR="005C21ED">
          <w:rPr>
            <w:rFonts w:eastAsiaTheme="minorEastAsia"/>
          </w:rPr>
          <w:t xml:space="preserve">sequences of 100 words from </w:t>
        </w:r>
      </w:ins>
      <w:ins w:id="1344" w:author="Martynas Lukosevicius" w:date="2022-01-02T19:00:00Z">
        <w:r w:rsidR="005C21ED">
          <w:rPr>
            <w:rFonts w:eastAsiaTheme="minorEastAsia"/>
          </w:rPr>
          <w:t>trumpTestText.txt and othersTestT</w:t>
        </w:r>
      </w:ins>
      <w:ins w:id="1345" w:author="Martynas Lukosevicius" w:date="2022-01-02T19:01:00Z">
        <w:r w:rsidR="005C21ED">
          <w:rPr>
            <w:rFonts w:eastAsiaTheme="minorEastAsia"/>
          </w:rPr>
          <w:t>ext.txt will be used.</w:t>
        </w:r>
      </w:ins>
      <w:ins w:id="1346" w:author="Martynas Lukosevicius" w:date="2022-01-02T18:34:00Z">
        <w:r w:rsidR="000613DD">
          <w:rPr>
            <w:rFonts w:eastAsiaTheme="minorEastAsia"/>
          </w:rPr>
          <w:t xml:space="preserve"> Distributions of </w:t>
        </w:r>
      </w:ins>
      <w:ins w:id="1347" w:author="Martynas Lukosevicius" w:date="2022-01-02T18:35:00Z">
        <w:r w:rsidR="00F830E4">
          <w:rPr>
            <w:rFonts w:eastAsiaTheme="minorEastAsia"/>
          </w:rPr>
          <w:t xml:space="preserve">scores will be compared using </w:t>
        </w:r>
      </w:ins>
      <w:ins w:id="1348" w:author="Martynas Lukosevicius" w:date="2022-01-03T18:15:00Z">
        <w:r w:rsidR="008C6F31">
          <w:rPr>
            <w:rFonts w:eastAsiaTheme="minorEastAsia"/>
          </w:rPr>
          <w:t xml:space="preserve">Mann-Whitney U </w:t>
        </w:r>
      </w:ins>
      <w:ins w:id="1349" w:author="Martynas Lukosevicius" w:date="2022-01-04T01:01:00Z">
        <w:r w:rsidR="003241C7">
          <w:rPr>
            <w:rFonts w:eastAsiaTheme="minorEastAsia"/>
          </w:rPr>
          <w:t>test</w:t>
        </w:r>
      </w:ins>
      <w:ins w:id="1350" w:author="Martynas Lukosevicius" w:date="2022-01-02T18:35:00Z">
        <w:r w:rsidR="00F830E4">
          <w:rPr>
            <w:rFonts w:eastAsiaTheme="minorEastAsia"/>
          </w:rPr>
          <w:t xml:space="preserve">. </w:t>
        </w:r>
      </w:ins>
    </w:p>
    <w:p w14:paraId="5D941057" w14:textId="1359B8E7" w:rsidR="00DC6DA3" w:rsidRDefault="00DC6DA3">
      <w:pPr>
        <w:pStyle w:val="Heading1"/>
        <w:rPr>
          <w:ins w:id="1351" w:author="Martynas Lukosevicius" w:date="2022-01-02T18:35:00Z"/>
          <w:rFonts w:eastAsiaTheme="minorEastAsia"/>
        </w:rPr>
        <w:pPrChange w:id="1352" w:author="Martynas Lukosevicius" w:date="2022-01-02T19:03:00Z">
          <w:pPr/>
        </w:pPrChange>
      </w:pPr>
      <w:ins w:id="1353" w:author="Martynas Lukosevicius" w:date="2022-01-02T19:03:00Z">
        <w:r>
          <w:rPr>
            <w:rFonts w:eastAsiaTheme="minorEastAsia"/>
          </w:rPr>
          <w:t>Results</w:t>
        </w:r>
      </w:ins>
    </w:p>
    <w:p w14:paraId="6BFFA452" w14:textId="59291BBF" w:rsidR="00F830E4" w:rsidRDefault="00DC6DA3" w:rsidP="00DC6DA3">
      <w:pPr>
        <w:pStyle w:val="Heading2"/>
        <w:rPr>
          <w:ins w:id="1354" w:author="Martynas Lukosevicius" w:date="2022-01-02T19:03:00Z"/>
          <w:rFonts w:eastAsiaTheme="minorEastAsia"/>
        </w:rPr>
      </w:pPr>
      <w:ins w:id="1355" w:author="Martynas Lukosevicius" w:date="2022-01-02T19:03:00Z">
        <w:r>
          <w:rPr>
            <w:rFonts w:eastAsiaTheme="minorEastAsia"/>
          </w:rPr>
          <w:t>Style classifiers</w:t>
        </w:r>
      </w:ins>
    </w:p>
    <w:p w14:paraId="7B917793" w14:textId="5873FF80" w:rsidR="00DC6DA3" w:rsidRDefault="00121BC1" w:rsidP="00121BC1">
      <w:pPr>
        <w:pStyle w:val="Heading3"/>
        <w:rPr>
          <w:ins w:id="1356" w:author="Martynas Lukosevicius" w:date="2022-01-02T19:21:00Z"/>
        </w:rPr>
      </w:pPr>
      <w:bookmarkStart w:id="1357" w:name="_Ref92126186"/>
      <w:proofErr w:type="spellStart"/>
      <w:ins w:id="1358" w:author="Martynas Lukosevicius" w:date="2022-01-02T19:21:00Z">
        <w:r>
          <w:t>TextClassifier</w:t>
        </w:r>
        <w:bookmarkEnd w:id="1357"/>
        <w:proofErr w:type="spellEnd"/>
      </w:ins>
    </w:p>
    <w:p w14:paraId="751DA737" w14:textId="641BBD0D" w:rsidR="00121BC1" w:rsidRDefault="00121BC1" w:rsidP="00121BC1">
      <w:pPr>
        <w:rPr>
          <w:ins w:id="1359" w:author="Martynas Lukosevicius" w:date="2022-01-02T19:26:00Z"/>
          <w:rFonts w:eastAsiaTheme="minorEastAsia"/>
        </w:rPr>
      </w:pPr>
      <w:ins w:id="1360" w:author="Martynas Lukosevicius" w:date="2022-01-02T19:22:00Z">
        <w:r>
          <w:t xml:space="preserve">To train </w:t>
        </w:r>
      </w:ins>
      <w:ins w:id="1361" w:author="Martynas Lukosevicius" w:date="2022-01-04T01:03:00Z">
        <w:r w:rsidR="003241C7">
          <w:t>“</w:t>
        </w:r>
        <w:proofErr w:type="spellStart"/>
        <w:r w:rsidR="003241C7">
          <w:t>TextClassifier</w:t>
        </w:r>
        <w:proofErr w:type="spellEnd"/>
        <w:r w:rsidR="003241C7">
          <w:t>”</w:t>
        </w:r>
      </w:ins>
      <w:ins w:id="1362" w:author="Martynas Lukosevicius" w:date="2022-01-03T18:15:00Z">
        <w:r w:rsidR="008C6F31">
          <w:t xml:space="preserve"> </w:t>
        </w:r>
      </w:ins>
      <w:ins w:id="1363" w:author="Martynas Lukosevicius" w:date="2022-01-03T18:16:00Z">
        <w:r w:rsidR="008C6F31">
          <w:t>(</w:t>
        </w:r>
      </w:ins>
      <w:ins w:id="1364" w:author="Martynas Lukosevicius" w:date="2022-01-03T20:37:00Z">
        <w:r w:rsidR="00A373BA">
          <w:fldChar w:fldCharType="begin"/>
        </w:r>
        <w:r w:rsidR="00A373BA">
          <w:instrText xml:space="preserve"> REF _Ref92134652 \r </w:instrText>
        </w:r>
      </w:ins>
      <w:r w:rsidR="00A373BA">
        <w:fldChar w:fldCharType="separate"/>
      </w:r>
      <w:ins w:id="1365" w:author="Martynas Lukosevicius" w:date="2022-01-03T20:37:00Z">
        <w:r w:rsidR="00A373BA">
          <w:t>2.5.2</w:t>
        </w:r>
        <w:r w:rsidR="00A373BA">
          <w:fldChar w:fldCharType="end"/>
        </w:r>
      </w:ins>
      <w:ins w:id="1366" w:author="Martynas Lukosevicius" w:date="2022-01-03T18:16:00Z">
        <w:r w:rsidR="008C6F31">
          <w:t>)</w:t>
        </w:r>
      </w:ins>
      <w:ins w:id="1367" w:author="Martynas Lukosevicius" w:date="2022-01-02T19:45:00Z">
        <w:r w:rsidR="007D1F1A">
          <w:t>,</w:t>
        </w:r>
      </w:ins>
      <w:ins w:id="1368" w:author="Martynas Lukosevicius" w:date="2022-01-02T19:22:00Z">
        <w:r>
          <w:t xml:space="preserve"> </w:t>
        </w:r>
        <w:r>
          <w:rPr>
            <w:rFonts w:eastAsiaTheme="minorEastAsia"/>
          </w:rPr>
          <w:t xml:space="preserve">trumpClassifierText.txt and othersClassifierText.txt are </w:t>
        </w:r>
      </w:ins>
      <w:ins w:id="1369" w:author="Martynas Lukosevicius" w:date="2022-01-02T19:23:00Z">
        <w:r>
          <w:rPr>
            <w:rFonts w:eastAsiaTheme="minorEastAsia"/>
          </w:rPr>
          <w:t xml:space="preserve">split into sequences of 100 words. Named </w:t>
        </w:r>
      </w:ins>
      <w:ins w:id="1370" w:author="Martynas Lukosevicius" w:date="2022-01-02T19:31:00Z">
        <w:r w:rsidR="00AE40CB">
          <w:rPr>
            <w:rFonts w:eastAsiaTheme="minorEastAsia"/>
          </w:rPr>
          <w:t>entities and</w:t>
        </w:r>
      </w:ins>
      <w:ins w:id="1371" w:author="Martynas Lukosevicius" w:date="2022-01-02T19:24:00Z">
        <w:r>
          <w:rPr>
            <w:rFonts w:eastAsiaTheme="minorEastAsia"/>
          </w:rPr>
          <w:t xml:space="preserve"> stop words </w:t>
        </w:r>
      </w:ins>
      <w:ins w:id="1372" w:author="Martynas Lukosevicius" w:date="2022-01-02T19:31:00Z">
        <w:r w:rsidR="00AE40CB">
          <w:rPr>
            <w:rFonts w:eastAsiaTheme="minorEastAsia"/>
          </w:rPr>
          <w:t>removed, later</w:t>
        </w:r>
      </w:ins>
      <w:ins w:id="1373" w:author="Martynas Lukosevicius" w:date="2022-01-02T19:23:00Z">
        <w:r>
          <w:rPr>
            <w:rFonts w:eastAsiaTheme="minorEastAsia"/>
          </w:rPr>
          <w:t xml:space="preserve"> vectorized by counts. Data is split into train, validation and test</w:t>
        </w:r>
      </w:ins>
      <w:ins w:id="1374" w:author="Martynas Lukosevicius" w:date="2022-01-02T19:24:00Z">
        <w:r>
          <w:rPr>
            <w:rFonts w:eastAsiaTheme="minorEastAsia"/>
          </w:rPr>
          <w:t xml:space="preserve">. </w:t>
        </w:r>
      </w:ins>
      <w:ins w:id="1375" w:author="Martynas Lukosevicius" w:date="2022-01-02T19:25:00Z">
        <w:r>
          <w:rPr>
            <w:rFonts w:eastAsiaTheme="minorEastAsia"/>
          </w:rPr>
          <w:t>Naïve bayes, gradient boosting classifier</w:t>
        </w:r>
        <w:r w:rsidR="000F663E">
          <w:rPr>
            <w:rFonts w:eastAsiaTheme="minorEastAsia"/>
          </w:rPr>
          <w:t>, support vector machine and logistic regression are trained on test data and validated o</w:t>
        </w:r>
      </w:ins>
      <w:ins w:id="1376" w:author="Martynas Lukosevicius" w:date="2022-01-02T19:26:00Z">
        <w:r w:rsidR="000F663E">
          <w:rPr>
            <w:rFonts w:eastAsiaTheme="minorEastAsia"/>
          </w:rPr>
          <w:t xml:space="preserve">n validation data. </w:t>
        </w:r>
      </w:ins>
    </w:p>
    <w:p w14:paraId="4FFD4D6D" w14:textId="7A50F186" w:rsidR="00736DF2" w:rsidRDefault="00736DF2">
      <w:pPr>
        <w:pStyle w:val="Caption"/>
        <w:keepNext/>
        <w:rPr>
          <w:ins w:id="1377" w:author="Martynas Lukosevicius" w:date="2022-01-03T18:25:00Z"/>
        </w:rPr>
        <w:pPrChange w:id="1378" w:author="Martynas Lukosevicius" w:date="2022-01-03T18:25:00Z">
          <w:pPr/>
        </w:pPrChange>
      </w:pPr>
      <w:ins w:id="1379" w:author="Martynas Lukosevicius" w:date="2022-01-03T18:25:00Z">
        <w:r>
          <w:t xml:space="preserve">Table </w:t>
        </w:r>
        <w:r>
          <w:fldChar w:fldCharType="begin"/>
        </w:r>
        <w:r>
          <w:instrText xml:space="preserve"> SEQ Table \* ARABIC </w:instrText>
        </w:r>
      </w:ins>
      <w:r>
        <w:fldChar w:fldCharType="separate"/>
      </w:r>
      <w:ins w:id="1380" w:author="Martynas Lukosevicius" w:date="2022-01-03T18:29:00Z">
        <w:r w:rsidR="00FF742C">
          <w:rPr>
            <w:noProof/>
          </w:rPr>
          <w:t>2</w:t>
        </w:r>
      </w:ins>
      <w:ins w:id="1381" w:author="Martynas Lukosevicius" w:date="2022-01-03T18:25:00Z">
        <w:r>
          <w:fldChar w:fldCharType="end"/>
        </w:r>
        <w:r>
          <w:t>. Model selection scores</w:t>
        </w:r>
      </w:ins>
    </w:p>
    <w:tbl>
      <w:tblPr>
        <w:tblStyle w:val="TableGrid"/>
        <w:tblW w:w="0" w:type="auto"/>
        <w:tblLook w:val="04A0" w:firstRow="1" w:lastRow="0" w:firstColumn="1" w:lastColumn="0" w:noHBand="0" w:noVBand="1"/>
      </w:tblPr>
      <w:tblGrid>
        <w:gridCol w:w="3005"/>
        <w:gridCol w:w="3005"/>
        <w:gridCol w:w="3006"/>
      </w:tblGrid>
      <w:tr w:rsidR="000F663E" w14:paraId="0C3CBA9B" w14:textId="77777777" w:rsidTr="000F663E">
        <w:trPr>
          <w:ins w:id="1382" w:author="Martynas Lukosevicius" w:date="2022-01-02T19:26:00Z"/>
        </w:trPr>
        <w:tc>
          <w:tcPr>
            <w:tcW w:w="3005" w:type="dxa"/>
          </w:tcPr>
          <w:p w14:paraId="6F0BB798" w14:textId="77777777" w:rsidR="000F663E" w:rsidRDefault="000F663E" w:rsidP="00121BC1">
            <w:pPr>
              <w:rPr>
                <w:ins w:id="1383" w:author="Martynas Lukosevicius" w:date="2022-01-02T19:26:00Z"/>
                <w:rFonts w:eastAsiaTheme="minorEastAsia"/>
              </w:rPr>
            </w:pPr>
          </w:p>
        </w:tc>
        <w:tc>
          <w:tcPr>
            <w:tcW w:w="3005" w:type="dxa"/>
          </w:tcPr>
          <w:p w14:paraId="2F8F4053" w14:textId="1398B008" w:rsidR="000F663E" w:rsidRDefault="000F663E" w:rsidP="00121BC1">
            <w:pPr>
              <w:rPr>
                <w:ins w:id="1384" w:author="Martynas Lukosevicius" w:date="2022-01-02T19:26:00Z"/>
                <w:rFonts w:eastAsiaTheme="minorEastAsia"/>
              </w:rPr>
            </w:pPr>
            <w:ins w:id="1385" w:author="Martynas Lukosevicius" w:date="2022-01-02T19:27:00Z">
              <w:r>
                <w:rPr>
                  <w:rFonts w:eastAsiaTheme="minorEastAsia"/>
                </w:rPr>
                <w:t xml:space="preserve">Accuracy </w:t>
              </w:r>
            </w:ins>
          </w:p>
        </w:tc>
        <w:tc>
          <w:tcPr>
            <w:tcW w:w="3006" w:type="dxa"/>
          </w:tcPr>
          <w:p w14:paraId="25A37E9B" w14:textId="142D13E7" w:rsidR="000F663E" w:rsidRDefault="000F663E" w:rsidP="00121BC1">
            <w:pPr>
              <w:rPr>
                <w:ins w:id="1386" w:author="Martynas Lukosevicius" w:date="2022-01-02T19:26:00Z"/>
                <w:rFonts w:eastAsiaTheme="minorEastAsia"/>
              </w:rPr>
            </w:pPr>
            <w:ins w:id="1387" w:author="Martynas Lukosevicius" w:date="2022-01-02T19:27:00Z">
              <w:r>
                <w:rPr>
                  <w:rFonts w:eastAsiaTheme="minorEastAsia"/>
                </w:rPr>
                <w:t>Weighted average F-1 score</w:t>
              </w:r>
            </w:ins>
          </w:p>
        </w:tc>
      </w:tr>
      <w:tr w:rsidR="000F663E" w14:paraId="1B058360" w14:textId="77777777" w:rsidTr="000F663E">
        <w:trPr>
          <w:ins w:id="1388" w:author="Martynas Lukosevicius" w:date="2022-01-02T19:26:00Z"/>
        </w:trPr>
        <w:tc>
          <w:tcPr>
            <w:tcW w:w="3005" w:type="dxa"/>
          </w:tcPr>
          <w:p w14:paraId="10CF8BED" w14:textId="50B4F000" w:rsidR="000F663E" w:rsidRDefault="000F663E" w:rsidP="00121BC1">
            <w:pPr>
              <w:rPr>
                <w:ins w:id="1389" w:author="Martynas Lukosevicius" w:date="2022-01-02T19:26:00Z"/>
                <w:rFonts w:eastAsiaTheme="minorEastAsia"/>
              </w:rPr>
            </w:pPr>
            <w:ins w:id="1390" w:author="Martynas Lukosevicius" w:date="2022-01-02T19:27:00Z">
              <w:r>
                <w:rPr>
                  <w:rFonts w:eastAsiaTheme="minorEastAsia"/>
                </w:rPr>
                <w:t>Naïve bayes</w:t>
              </w:r>
            </w:ins>
          </w:p>
        </w:tc>
        <w:tc>
          <w:tcPr>
            <w:tcW w:w="3005" w:type="dxa"/>
          </w:tcPr>
          <w:p w14:paraId="0537BEBF" w14:textId="08F96334" w:rsidR="000F663E" w:rsidRPr="000F663E" w:rsidRDefault="000F663E" w:rsidP="00121BC1">
            <w:pPr>
              <w:rPr>
                <w:ins w:id="1391" w:author="Martynas Lukosevicius" w:date="2022-01-02T19:26:00Z"/>
                <w:rFonts w:eastAsiaTheme="minorEastAsia"/>
                <w:b/>
                <w:bCs/>
                <w:rPrChange w:id="1392" w:author="Martynas Lukosevicius" w:date="2022-01-02T19:29:00Z">
                  <w:rPr>
                    <w:ins w:id="1393" w:author="Martynas Lukosevicius" w:date="2022-01-02T19:26:00Z"/>
                    <w:rFonts w:eastAsiaTheme="minorEastAsia"/>
                  </w:rPr>
                </w:rPrChange>
              </w:rPr>
            </w:pPr>
            <w:ins w:id="1394" w:author="Martynas Lukosevicius" w:date="2022-01-02T19:28:00Z">
              <w:r w:rsidRPr="000F663E">
                <w:rPr>
                  <w:rFonts w:eastAsiaTheme="minorEastAsia"/>
                  <w:b/>
                  <w:bCs/>
                  <w:rPrChange w:id="1395" w:author="Martynas Lukosevicius" w:date="2022-01-02T19:29:00Z">
                    <w:rPr>
                      <w:rFonts w:eastAsiaTheme="minorEastAsia"/>
                    </w:rPr>
                  </w:rPrChange>
                </w:rPr>
                <w:t>0.94</w:t>
              </w:r>
            </w:ins>
          </w:p>
        </w:tc>
        <w:tc>
          <w:tcPr>
            <w:tcW w:w="3006" w:type="dxa"/>
          </w:tcPr>
          <w:p w14:paraId="469D48FA" w14:textId="7E32B06B" w:rsidR="000F663E" w:rsidRPr="000F663E" w:rsidRDefault="000F663E" w:rsidP="00121BC1">
            <w:pPr>
              <w:rPr>
                <w:ins w:id="1396" w:author="Martynas Lukosevicius" w:date="2022-01-02T19:26:00Z"/>
                <w:rFonts w:eastAsiaTheme="minorEastAsia"/>
                <w:b/>
                <w:bCs/>
                <w:rPrChange w:id="1397" w:author="Martynas Lukosevicius" w:date="2022-01-02T19:29:00Z">
                  <w:rPr>
                    <w:ins w:id="1398" w:author="Martynas Lukosevicius" w:date="2022-01-02T19:26:00Z"/>
                    <w:rFonts w:eastAsiaTheme="minorEastAsia"/>
                  </w:rPr>
                </w:rPrChange>
              </w:rPr>
            </w:pPr>
            <w:ins w:id="1399" w:author="Martynas Lukosevicius" w:date="2022-01-02T19:28:00Z">
              <w:r w:rsidRPr="000F663E">
                <w:rPr>
                  <w:rFonts w:eastAsiaTheme="minorEastAsia"/>
                  <w:b/>
                  <w:bCs/>
                  <w:rPrChange w:id="1400" w:author="Martynas Lukosevicius" w:date="2022-01-02T19:29:00Z">
                    <w:rPr>
                      <w:rFonts w:eastAsiaTheme="minorEastAsia"/>
                    </w:rPr>
                  </w:rPrChange>
                </w:rPr>
                <w:t>0.94</w:t>
              </w:r>
            </w:ins>
          </w:p>
        </w:tc>
      </w:tr>
      <w:tr w:rsidR="000F663E" w14:paraId="58D01D70" w14:textId="77777777" w:rsidTr="000F663E">
        <w:trPr>
          <w:ins w:id="1401" w:author="Martynas Lukosevicius" w:date="2022-01-02T19:26:00Z"/>
        </w:trPr>
        <w:tc>
          <w:tcPr>
            <w:tcW w:w="3005" w:type="dxa"/>
          </w:tcPr>
          <w:p w14:paraId="3D8DCA93" w14:textId="0D47333E" w:rsidR="000F663E" w:rsidRDefault="000F663E" w:rsidP="00121BC1">
            <w:pPr>
              <w:rPr>
                <w:ins w:id="1402" w:author="Martynas Lukosevicius" w:date="2022-01-02T19:26:00Z"/>
                <w:rFonts w:eastAsiaTheme="minorEastAsia"/>
              </w:rPr>
            </w:pPr>
            <w:ins w:id="1403" w:author="Martynas Lukosevicius" w:date="2022-01-02T19:27:00Z">
              <w:r>
                <w:rPr>
                  <w:rFonts w:eastAsiaTheme="minorEastAsia"/>
                </w:rPr>
                <w:t>Gradient boosting classifier</w:t>
              </w:r>
            </w:ins>
          </w:p>
        </w:tc>
        <w:tc>
          <w:tcPr>
            <w:tcW w:w="3005" w:type="dxa"/>
          </w:tcPr>
          <w:p w14:paraId="03A134EF" w14:textId="405353A1" w:rsidR="000F663E" w:rsidRDefault="000F663E" w:rsidP="00121BC1">
            <w:pPr>
              <w:rPr>
                <w:ins w:id="1404" w:author="Martynas Lukosevicius" w:date="2022-01-02T19:26:00Z"/>
                <w:rFonts w:eastAsiaTheme="minorEastAsia"/>
              </w:rPr>
            </w:pPr>
            <w:ins w:id="1405" w:author="Martynas Lukosevicius" w:date="2022-01-02T19:28:00Z">
              <w:r>
                <w:rPr>
                  <w:rFonts w:eastAsiaTheme="minorEastAsia"/>
                </w:rPr>
                <w:t>0.86</w:t>
              </w:r>
            </w:ins>
          </w:p>
        </w:tc>
        <w:tc>
          <w:tcPr>
            <w:tcW w:w="3006" w:type="dxa"/>
          </w:tcPr>
          <w:p w14:paraId="5A786BE5" w14:textId="7F006B72" w:rsidR="000F663E" w:rsidRDefault="000F663E" w:rsidP="00121BC1">
            <w:pPr>
              <w:rPr>
                <w:ins w:id="1406" w:author="Martynas Lukosevicius" w:date="2022-01-02T19:26:00Z"/>
                <w:rFonts w:eastAsiaTheme="minorEastAsia"/>
              </w:rPr>
            </w:pPr>
            <w:ins w:id="1407" w:author="Martynas Lukosevicius" w:date="2022-01-02T19:28:00Z">
              <w:r>
                <w:rPr>
                  <w:rFonts w:eastAsiaTheme="minorEastAsia"/>
                </w:rPr>
                <w:t>0.87</w:t>
              </w:r>
            </w:ins>
          </w:p>
        </w:tc>
      </w:tr>
      <w:tr w:rsidR="000F663E" w14:paraId="0FEF9BCD" w14:textId="77777777" w:rsidTr="000F663E">
        <w:trPr>
          <w:ins w:id="1408" w:author="Martynas Lukosevicius" w:date="2022-01-02T19:26:00Z"/>
        </w:trPr>
        <w:tc>
          <w:tcPr>
            <w:tcW w:w="3005" w:type="dxa"/>
          </w:tcPr>
          <w:p w14:paraId="43062515" w14:textId="5B562B39" w:rsidR="000F663E" w:rsidRDefault="000F663E" w:rsidP="00121BC1">
            <w:pPr>
              <w:rPr>
                <w:ins w:id="1409" w:author="Martynas Lukosevicius" w:date="2022-01-02T19:26:00Z"/>
                <w:rFonts w:eastAsiaTheme="minorEastAsia"/>
              </w:rPr>
            </w:pPr>
            <w:ins w:id="1410" w:author="Martynas Lukosevicius" w:date="2022-01-02T19:27:00Z">
              <w:r>
                <w:rPr>
                  <w:rFonts w:eastAsiaTheme="minorEastAsia"/>
                </w:rPr>
                <w:t xml:space="preserve">Support vector machine </w:t>
              </w:r>
            </w:ins>
          </w:p>
        </w:tc>
        <w:tc>
          <w:tcPr>
            <w:tcW w:w="3005" w:type="dxa"/>
          </w:tcPr>
          <w:p w14:paraId="5DC976D6" w14:textId="436A003D" w:rsidR="000F663E" w:rsidRDefault="000F663E" w:rsidP="00121BC1">
            <w:pPr>
              <w:rPr>
                <w:ins w:id="1411" w:author="Martynas Lukosevicius" w:date="2022-01-02T19:26:00Z"/>
                <w:rFonts w:eastAsiaTheme="minorEastAsia"/>
              </w:rPr>
            </w:pPr>
            <w:ins w:id="1412" w:author="Martynas Lukosevicius" w:date="2022-01-02T19:28:00Z">
              <w:r>
                <w:rPr>
                  <w:rFonts w:eastAsiaTheme="minorEastAsia"/>
                </w:rPr>
                <w:t>0.9</w:t>
              </w:r>
            </w:ins>
          </w:p>
        </w:tc>
        <w:tc>
          <w:tcPr>
            <w:tcW w:w="3006" w:type="dxa"/>
          </w:tcPr>
          <w:p w14:paraId="14E0D247" w14:textId="56A437DA" w:rsidR="000F663E" w:rsidRDefault="000F663E" w:rsidP="00121BC1">
            <w:pPr>
              <w:rPr>
                <w:ins w:id="1413" w:author="Martynas Lukosevicius" w:date="2022-01-02T19:26:00Z"/>
                <w:rFonts w:eastAsiaTheme="minorEastAsia"/>
              </w:rPr>
            </w:pPr>
            <w:ins w:id="1414" w:author="Martynas Lukosevicius" w:date="2022-01-02T19:28:00Z">
              <w:r>
                <w:rPr>
                  <w:rFonts w:eastAsiaTheme="minorEastAsia"/>
                </w:rPr>
                <w:t>0.9</w:t>
              </w:r>
            </w:ins>
          </w:p>
        </w:tc>
      </w:tr>
      <w:tr w:rsidR="000F663E" w14:paraId="6C1C512A" w14:textId="77777777" w:rsidTr="000F663E">
        <w:trPr>
          <w:ins w:id="1415" w:author="Martynas Lukosevicius" w:date="2022-01-02T19:26:00Z"/>
        </w:trPr>
        <w:tc>
          <w:tcPr>
            <w:tcW w:w="3005" w:type="dxa"/>
          </w:tcPr>
          <w:p w14:paraId="7638CF2D" w14:textId="3F0D3C27" w:rsidR="000F663E" w:rsidRDefault="000F663E" w:rsidP="00121BC1">
            <w:pPr>
              <w:rPr>
                <w:ins w:id="1416" w:author="Martynas Lukosevicius" w:date="2022-01-02T19:26:00Z"/>
                <w:rFonts w:eastAsiaTheme="minorEastAsia"/>
              </w:rPr>
            </w:pPr>
            <w:ins w:id="1417" w:author="Martynas Lukosevicius" w:date="2022-01-02T19:27:00Z">
              <w:r>
                <w:rPr>
                  <w:rFonts w:eastAsiaTheme="minorEastAsia"/>
                </w:rPr>
                <w:t>Logisti</w:t>
              </w:r>
            </w:ins>
            <w:ins w:id="1418" w:author="Martynas Lukosevicius" w:date="2022-01-02T19:28:00Z">
              <w:r>
                <w:rPr>
                  <w:rFonts w:eastAsiaTheme="minorEastAsia"/>
                </w:rPr>
                <w:t xml:space="preserve">c regression </w:t>
              </w:r>
            </w:ins>
          </w:p>
        </w:tc>
        <w:tc>
          <w:tcPr>
            <w:tcW w:w="3005" w:type="dxa"/>
          </w:tcPr>
          <w:p w14:paraId="7C70EB07" w14:textId="3F41B150" w:rsidR="000F663E" w:rsidRDefault="000F663E" w:rsidP="00121BC1">
            <w:pPr>
              <w:rPr>
                <w:ins w:id="1419" w:author="Martynas Lukosevicius" w:date="2022-01-02T19:26:00Z"/>
                <w:rFonts w:eastAsiaTheme="minorEastAsia"/>
              </w:rPr>
            </w:pPr>
            <w:ins w:id="1420" w:author="Martynas Lukosevicius" w:date="2022-01-02T19:28:00Z">
              <w:r>
                <w:rPr>
                  <w:rFonts w:eastAsiaTheme="minorEastAsia"/>
                </w:rPr>
                <w:t>0.92</w:t>
              </w:r>
            </w:ins>
          </w:p>
        </w:tc>
        <w:tc>
          <w:tcPr>
            <w:tcW w:w="3006" w:type="dxa"/>
          </w:tcPr>
          <w:p w14:paraId="12F56B26" w14:textId="738E92C8" w:rsidR="000F663E" w:rsidRDefault="000F663E" w:rsidP="00121BC1">
            <w:pPr>
              <w:rPr>
                <w:ins w:id="1421" w:author="Martynas Lukosevicius" w:date="2022-01-02T19:26:00Z"/>
                <w:rFonts w:eastAsiaTheme="minorEastAsia"/>
              </w:rPr>
            </w:pPr>
            <w:ins w:id="1422" w:author="Martynas Lukosevicius" w:date="2022-01-02T19:28:00Z">
              <w:r>
                <w:rPr>
                  <w:rFonts w:eastAsiaTheme="minorEastAsia"/>
                </w:rPr>
                <w:t>0.9</w:t>
              </w:r>
            </w:ins>
            <w:ins w:id="1423" w:author="Martynas Lukosevicius" w:date="2022-01-02T19:29:00Z">
              <w:r>
                <w:rPr>
                  <w:rFonts w:eastAsiaTheme="minorEastAsia"/>
                </w:rPr>
                <w:t>2</w:t>
              </w:r>
            </w:ins>
          </w:p>
        </w:tc>
      </w:tr>
    </w:tbl>
    <w:p w14:paraId="2B59D125" w14:textId="78B3E4BC" w:rsidR="000F663E" w:rsidRDefault="000F663E" w:rsidP="00121BC1">
      <w:pPr>
        <w:rPr>
          <w:ins w:id="1424" w:author="Martynas Lukosevicius" w:date="2022-01-02T19:30:00Z"/>
        </w:rPr>
      </w:pPr>
    </w:p>
    <w:p w14:paraId="285B0A77" w14:textId="0CBD6538" w:rsidR="00AE40CB" w:rsidRDefault="00AE40CB" w:rsidP="00121BC1">
      <w:pPr>
        <w:rPr>
          <w:ins w:id="1425" w:author="Martynas Lukosevicius" w:date="2022-01-02T19:39:00Z"/>
        </w:rPr>
      </w:pPr>
      <w:ins w:id="1426" w:author="Martynas Lukosevicius" w:date="2022-01-02T19:30:00Z">
        <w:r>
          <w:t>Because Naïve bayes classifier has highest scores, we wil</w:t>
        </w:r>
      </w:ins>
      <w:ins w:id="1427" w:author="Martynas Lukosevicius" w:date="2022-01-02T19:31:00Z">
        <w:r>
          <w:t xml:space="preserve">l </w:t>
        </w:r>
      </w:ins>
      <w:ins w:id="1428" w:author="Martynas Lukosevicius" w:date="2022-01-02T19:33:00Z">
        <w:r>
          <w:t xml:space="preserve">use it </w:t>
        </w:r>
      </w:ins>
      <w:ins w:id="1429" w:author="Martynas Lukosevicius" w:date="2022-01-02T19:34:00Z">
        <w:r>
          <w:t xml:space="preserve">as a classifier. </w:t>
        </w:r>
      </w:ins>
      <w:ins w:id="1430" w:author="Martynas Lukosevicius" w:date="2022-01-02T19:35:00Z">
        <w:r>
          <w:t>To fine-tune additive smoothing parameter</w:t>
        </w:r>
        <w:r w:rsidR="00EC1C02">
          <w:t xml:space="preserve">, </w:t>
        </w:r>
      </w:ins>
      <w:ins w:id="1431" w:author="Martynas Lukosevicius" w:date="2022-01-02T19:36:00Z">
        <w:r w:rsidR="00EC1C02">
          <w:t>cross-validated grid search was used o</w:t>
        </w:r>
      </w:ins>
      <w:ins w:id="1432" w:author="Martynas Lukosevicius" w:date="2022-01-02T19:37:00Z">
        <w:r w:rsidR="00EC1C02">
          <w:t>ver train and validation data. Best accuracy 0.9417 was received with additive smoothing = 0.5.</w:t>
        </w:r>
      </w:ins>
      <w:ins w:id="1433" w:author="Martynas Lukosevicius" w:date="2022-01-02T19:38:00Z">
        <w:r w:rsidR="00EC1C02">
          <w:t xml:space="preserve"> Classifier with tuned parameters on test set scored accuracy and weig</w:t>
        </w:r>
      </w:ins>
      <w:ins w:id="1434" w:author="Martynas Lukosevicius" w:date="2022-01-02T19:39:00Z">
        <w:r w:rsidR="00EC1C02">
          <w:t>hted average of F1 = 0.92.</w:t>
        </w:r>
      </w:ins>
    </w:p>
    <w:p w14:paraId="58E0D136" w14:textId="055641EA" w:rsidR="00EC1C02" w:rsidRDefault="00EC1C02" w:rsidP="00121BC1">
      <w:pPr>
        <w:rPr>
          <w:ins w:id="1435" w:author="Martynas Lukosevicius" w:date="2022-01-02T19:39:00Z"/>
        </w:rPr>
      </w:pPr>
    </w:p>
    <w:p w14:paraId="592B65C1" w14:textId="29B24AE3" w:rsidR="00EC1C02" w:rsidRDefault="00EC1C02" w:rsidP="00EC1C02">
      <w:pPr>
        <w:pStyle w:val="Heading3"/>
        <w:rPr>
          <w:ins w:id="1436" w:author="Martynas Lukosevicius" w:date="2022-01-02T19:40:00Z"/>
        </w:rPr>
      </w:pPr>
      <w:bookmarkStart w:id="1437" w:name="_Ref92126242"/>
      <w:ins w:id="1438" w:author="Martynas Lukosevicius" w:date="2022-01-02T19:40:00Z">
        <w:r>
          <w:t>POS_DEP classifier</w:t>
        </w:r>
        <w:bookmarkEnd w:id="1437"/>
        <w:r>
          <w:t xml:space="preserve"> </w:t>
        </w:r>
      </w:ins>
    </w:p>
    <w:p w14:paraId="03D2B4B8" w14:textId="2FB2AB8D" w:rsidR="00380EFD" w:rsidRDefault="007D1F1A" w:rsidP="007D1F1A">
      <w:pPr>
        <w:rPr>
          <w:ins w:id="1439" w:author="Martynas Lukosevicius" w:date="2022-01-02T20:00:00Z"/>
          <w:rFonts w:eastAsiaTheme="minorEastAsia"/>
        </w:rPr>
      </w:pPr>
      <w:ins w:id="1440" w:author="Martynas Lukosevicius" w:date="2022-01-02T19:45:00Z">
        <w:r>
          <w:t xml:space="preserve">To train </w:t>
        </w:r>
      </w:ins>
      <w:ins w:id="1441" w:author="Martynas Lukosevicius" w:date="2022-01-02T19:47:00Z">
        <w:r w:rsidR="0007647A">
          <w:t>POS_DEP classifier</w:t>
        </w:r>
      </w:ins>
      <w:ins w:id="1442" w:author="Martynas Lukosevicius" w:date="2022-01-03T20:37:00Z">
        <w:r w:rsidR="00A373BA">
          <w:t xml:space="preserve"> (</w:t>
        </w:r>
        <w:r w:rsidR="00A373BA">
          <w:fldChar w:fldCharType="begin"/>
        </w:r>
        <w:r w:rsidR="00A373BA">
          <w:instrText xml:space="preserve"> REF _Ref92134652 \r </w:instrText>
        </w:r>
      </w:ins>
      <w:r w:rsidR="00A373BA">
        <w:fldChar w:fldCharType="separate"/>
      </w:r>
      <w:ins w:id="1443" w:author="Martynas Lukosevicius" w:date="2022-01-03T20:37:00Z">
        <w:r w:rsidR="00A373BA">
          <w:t>2.5.2</w:t>
        </w:r>
        <w:r w:rsidR="00A373BA">
          <w:fldChar w:fldCharType="end"/>
        </w:r>
        <w:r w:rsidR="00A373BA">
          <w:t>)</w:t>
        </w:r>
      </w:ins>
      <w:ins w:id="1444" w:author="Martynas Lukosevicius" w:date="2022-01-02T19:45:00Z">
        <w:r>
          <w:t xml:space="preserve">, </w:t>
        </w:r>
        <w:r>
          <w:rPr>
            <w:rFonts w:eastAsiaTheme="minorEastAsia"/>
          </w:rPr>
          <w:t xml:space="preserve">trumpClassifierText.txt and othersClassifierText.txt are split into sequences of 100 words. Named entities removed, </w:t>
        </w:r>
      </w:ins>
      <w:ins w:id="1445" w:author="Martynas Lukosevicius" w:date="2022-01-02T19:48:00Z">
        <w:r w:rsidR="0007647A">
          <w:rPr>
            <w:rFonts w:eastAsiaTheme="minorEastAsia"/>
          </w:rPr>
          <w:t>part of speech tags and their dependencies extracted</w:t>
        </w:r>
      </w:ins>
      <w:ins w:id="1446" w:author="Martynas Lukosevicius" w:date="2022-01-02T19:49:00Z">
        <w:r w:rsidR="0007647A">
          <w:rPr>
            <w:rFonts w:eastAsiaTheme="minorEastAsia"/>
          </w:rPr>
          <w:t xml:space="preserve">, tokenized and </w:t>
        </w:r>
      </w:ins>
      <w:ins w:id="1447" w:author="Martynas Lukosevicius" w:date="2022-01-02T19:50:00Z">
        <w:r w:rsidR="0007647A">
          <w:rPr>
            <w:rFonts w:eastAsiaTheme="minorEastAsia"/>
          </w:rPr>
          <w:t>right padded to maximum number of tokens = 200</w:t>
        </w:r>
      </w:ins>
      <w:ins w:id="1448" w:author="Martynas Lukosevicius" w:date="2022-01-02T19:45:00Z">
        <w:r>
          <w:rPr>
            <w:rFonts w:eastAsiaTheme="minorEastAsia"/>
          </w:rPr>
          <w:t xml:space="preserve">. Data is split into train, validation and test. </w:t>
        </w:r>
      </w:ins>
      <w:ins w:id="1449" w:author="Martynas Lukosevicius" w:date="2022-01-02T19:50:00Z">
        <w:r w:rsidR="0007647A">
          <w:rPr>
            <w:rFonts w:eastAsiaTheme="minorEastAsia"/>
          </w:rPr>
          <w:t xml:space="preserve">For training </w:t>
        </w:r>
      </w:ins>
      <w:ins w:id="1450" w:author="Martynas Lukosevicius" w:date="2022-01-03T18:17:00Z">
        <w:r w:rsidR="008C6F31">
          <w:rPr>
            <w:rFonts w:eastAsiaTheme="minorEastAsia"/>
          </w:rPr>
          <w:t>Adam</w:t>
        </w:r>
      </w:ins>
      <w:ins w:id="1451" w:author="Martynas Lukosevicius" w:date="2022-01-02T19:50:00Z">
        <w:r w:rsidR="0007647A">
          <w:rPr>
            <w:rFonts w:eastAsiaTheme="minorEastAsia"/>
          </w:rPr>
          <w:t xml:space="preserve"> optimizer w</w:t>
        </w:r>
      </w:ins>
      <w:ins w:id="1452" w:author="Martynas Lukosevicius" w:date="2022-01-02T19:51:00Z">
        <w:r w:rsidR="0007647A">
          <w:rPr>
            <w:rFonts w:eastAsiaTheme="minorEastAsia"/>
          </w:rPr>
          <w:t xml:space="preserve">ith learning rate = 0.001 </w:t>
        </w:r>
      </w:ins>
      <w:ins w:id="1453" w:author="Martynas Lukosevicius" w:date="2022-01-03T18:17:00Z">
        <w:r w:rsidR="000439EB">
          <w:rPr>
            <w:rFonts w:eastAsiaTheme="minorEastAsia"/>
          </w:rPr>
          <w:t xml:space="preserve">is </w:t>
        </w:r>
      </w:ins>
      <w:ins w:id="1454" w:author="Martynas Lukosevicius" w:date="2022-01-02T19:51:00Z">
        <w:r w:rsidR="0007647A">
          <w:rPr>
            <w:rFonts w:eastAsiaTheme="minorEastAsia"/>
          </w:rPr>
          <w:t>used</w:t>
        </w:r>
        <w:r w:rsidR="00380EFD">
          <w:rPr>
            <w:rFonts w:eastAsiaTheme="minorEastAsia"/>
          </w:rPr>
          <w:t xml:space="preserve">. </w:t>
        </w:r>
      </w:ins>
      <w:ins w:id="1455" w:author="Martynas Lukosevicius" w:date="2022-01-02T19:53:00Z">
        <w:r w:rsidR="00380EFD">
          <w:rPr>
            <w:rFonts w:eastAsiaTheme="minorEastAsia"/>
          </w:rPr>
          <w:t xml:space="preserve">After tuning parameters, model with </w:t>
        </w:r>
      </w:ins>
      <w:ins w:id="1456" w:author="Martynas Lukosevicius" w:date="2022-01-02T19:54:00Z">
        <w:r w:rsidR="00380EFD">
          <w:rPr>
            <w:rFonts w:eastAsiaTheme="minorEastAsia"/>
          </w:rPr>
          <w:t>18 embedding output dimensions, 19 LSTM hidden units and 34 neurons in dense hidden layer was chose</w:t>
        </w:r>
      </w:ins>
      <w:ins w:id="1457" w:author="Martynas Lukosevicius" w:date="2022-01-02T19:55:00Z">
        <w:r w:rsidR="00380EFD">
          <w:rPr>
            <w:rFonts w:eastAsiaTheme="minorEastAsia"/>
          </w:rPr>
          <w:t xml:space="preserve">n as it got highest accuracy score of 0.82 on validation data. </w:t>
        </w:r>
      </w:ins>
      <w:ins w:id="1458" w:author="Martynas Lukosevicius" w:date="2022-01-02T19:57:00Z">
        <w:r w:rsidR="00373EC6">
          <w:rPr>
            <w:rFonts w:eastAsiaTheme="minorEastAsia"/>
          </w:rPr>
          <w:t xml:space="preserve">For a final model, model with chosen parameters were trained on train and validation dataset and validated on test set, model </w:t>
        </w:r>
      </w:ins>
      <w:ins w:id="1459" w:author="Martynas Lukosevicius" w:date="2022-01-02T19:58:00Z">
        <w:r w:rsidR="00373EC6">
          <w:rPr>
            <w:rFonts w:eastAsiaTheme="minorEastAsia"/>
          </w:rPr>
          <w:t>with highest validation accuracy = 0.85 was chosen</w:t>
        </w:r>
      </w:ins>
      <w:ins w:id="1460" w:author="Martynas Lukosevicius" w:date="2022-01-02T19:59:00Z">
        <w:r w:rsidR="00373EC6">
          <w:rPr>
            <w:rFonts w:eastAsiaTheme="minorEastAsia"/>
          </w:rPr>
          <w:t xml:space="preserve"> as a final model. </w:t>
        </w:r>
      </w:ins>
      <w:ins w:id="1461" w:author="Martynas Lukosevicius" w:date="2022-01-02T19:58:00Z">
        <w:r w:rsidR="00373EC6">
          <w:rPr>
            <w:rFonts w:eastAsiaTheme="minorEastAsia"/>
          </w:rPr>
          <w:t xml:space="preserve"> </w:t>
        </w:r>
      </w:ins>
    </w:p>
    <w:p w14:paraId="4D66A7EC" w14:textId="6A073A18" w:rsidR="00373EC6" w:rsidRDefault="00D64E96" w:rsidP="0071488E">
      <w:pPr>
        <w:pStyle w:val="Heading2"/>
        <w:rPr>
          <w:ins w:id="1462" w:author="Martynas Lukosevicius" w:date="2022-01-02T20:01:00Z"/>
          <w:rFonts w:eastAsiaTheme="minorEastAsia"/>
        </w:rPr>
      </w:pPr>
      <w:ins w:id="1463" w:author="Martynas Lukosevicius" w:date="2022-01-02T20:37:00Z">
        <w:r>
          <w:rPr>
            <w:rFonts w:eastAsiaTheme="minorEastAsia"/>
          </w:rPr>
          <w:t>Language models</w:t>
        </w:r>
      </w:ins>
      <w:ins w:id="1464" w:author="Martynas Lukosevicius" w:date="2022-01-02T20:01:00Z">
        <w:r w:rsidR="00373EC6">
          <w:rPr>
            <w:rFonts w:eastAsiaTheme="minorEastAsia"/>
          </w:rPr>
          <w:t xml:space="preserve"> </w:t>
        </w:r>
      </w:ins>
    </w:p>
    <w:p w14:paraId="48ACA362" w14:textId="49675D66" w:rsidR="0071488E" w:rsidRDefault="0071488E" w:rsidP="0071488E">
      <w:pPr>
        <w:rPr>
          <w:ins w:id="1465" w:author="Martynas Lukosevicius" w:date="2022-01-02T20:02:00Z"/>
        </w:rPr>
      </w:pPr>
      <w:ins w:id="1466" w:author="Martynas Lukosevicius" w:date="2022-01-02T20:01:00Z">
        <w:r>
          <w:t xml:space="preserve">To train all </w:t>
        </w:r>
      </w:ins>
      <w:ins w:id="1467" w:author="Martynas Lukosevicius" w:date="2022-01-02T20:37:00Z">
        <w:r w:rsidR="00D64E96">
          <w:t>language models</w:t>
        </w:r>
      </w:ins>
      <w:ins w:id="1468" w:author="Martynas Lukosevicius" w:date="2022-01-02T20:01:00Z">
        <w:r>
          <w:t xml:space="preserve">, </w:t>
        </w:r>
      </w:ins>
      <w:ins w:id="1469" w:author="Martynas Lukosevicius" w:date="2022-01-02T20:02:00Z">
        <w:r>
          <w:t xml:space="preserve">TrumpGeneratorTextTrain.txt and TrumpGeneratorTextValid.txt were used. </w:t>
        </w:r>
      </w:ins>
    </w:p>
    <w:p w14:paraId="1925D37A" w14:textId="2BF04141" w:rsidR="0071488E" w:rsidRDefault="00143A6D" w:rsidP="00143A6D">
      <w:pPr>
        <w:pStyle w:val="Heading3"/>
        <w:rPr>
          <w:ins w:id="1470" w:author="Martynas Lukosevicius" w:date="2022-01-02T20:23:00Z"/>
        </w:rPr>
      </w:pPr>
      <w:ins w:id="1471" w:author="Martynas Lukosevicius" w:date="2022-01-02T20:23:00Z">
        <w:r>
          <w:t xml:space="preserve">N-gram model </w:t>
        </w:r>
      </w:ins>
    </w:p>
    <w:p w14:paraId="48D52598" w14:textId="2BE89516" w:rsidR="00143A6D" w:rsidRDefault="00143A6D" w:rsidP="00143A6D">
      <w:pPr>
        <w:rPr>
          <w:ins w:id="1472" w:author="Martynas Lukosevicius" w:date="2022-01-02T20:35:00Z"/>
        </w:rPr>
      </w:pPr>
      <w:ins w:id="1473" w:author="Martynas Lukosevicius" w:date="2022-01-02T20:23:00Z">
        <w:r>
          <w:t xml:space="preserve">N-gram model was </w:t>
        </w:r>
      </w:ins>
      <w:ins w:id="1474" w:author="Martynas Lukosevicius" w:date="2022-01-02T20:24:00Z">
        <w:r>
          <w:t xml:space="preserve">trained and validated for a </w:t>
        </w:r>
        <w:proofErr w:type="gramStart"/>
        <w:r>
          <w:t>parameters</w:t>
        </w:r>
        <w:proofErr w:type="gramEnd"/>
        <w:r>
          <w:t xml:space="preserve"> mentioned in</w:t>
        </w:r>
      </w:ins>
      <w:ins w:id="1475" w:author="Martynas Lukosevicius" w:date="2022-01-03T18:18:00Z">
        <w:r w:rsidR="000439EB">
          <w:t xml:space="preserve"> </w:t>
        </w:r>
      </w:ins>
      <w:ins w:id="1476" w:author="Martynas Lukosevicius" w:date="2022-01-03T18:19:00Z">
        <w:r w:rsidR="000439EB">
          <w:fldChar w:fldCharType="begin"/>
        </w:r>
        <w:r w:rsidR="000439EB">
          <w:instrText xml:space="preserve"> REF _Ref92126391 </w:instrText>
        </w:r>
      </w:ins>
      <w:r w:rsidR="000439EB">
        <w:fldChar w:fldCharType="separate"/>
      </w:r>
      <w:ins w:id="1477" w:author="Martynas Lukosevicius" w:date="2022-01-03T18:19:00Z">
        <w:r w:rsidR="000439EB">
          <w:t xml:space="preserve">Table </w:t>
        </w:r>
        <w:r w:rsidR="000439EB">
          <w:rPr>
            <w:noProof/>
          </w:rPr>
          <w:t>1</w:t>
        </w:r>
        <w:r w:rsidR="000439EB">
          <w:fldChar w:fldCharType="end"/>
        </w:r>
      </w:ins>
      <w:ins w:id="1478" w:author="Martynas Lukosevicius" w:date="2022-01-02T20:24:00Z">
        <w:r>
          <w:t xml:space="preserve">. </w:t>
        </w:r>
      </w:ins>
      <w:ins w:id="1479" w:author="Martynas Lukosevicius" w:date="2022-01-02T21:49:00Z">
        <w:r w:rsidR="002500D8">
          <w:t>Highest average score</w:t>
        </w:r>
      </w:ins>
      <w:ins w:id="1480" w:author="Martynas Lukosevicius" w:date="2022-01-02T21:50:00Z">
        <w:r w:rsidR="002500D8">
          <w:t xml:space="preserve"> = 0.704</w:t>
        </w:r>
      </w:ins>
      <w:ins w:id="1481" w:author="Martynas Lukosevicius" w:date="2022-01-02T21:49:00Z">
        <w:r w:rsidR="002500D8">
          <w:t xml:space="preserve"> was obtained </w:t>
        </w:r>
      </w:ins>
      <w:ins w:id="1482" w:author="Martynas Lukosevicius" w:date="2022-01-02T21:50:00Z">
        <w:r w:rsidR="002500D8">
          <w:t xml:space="preserve">with parameters: n = 3, temperature = 0.6, k = 10, p = 0.6. </w:t>
        </w:r>
      </w:ins>
    </w:p>
    <w:p w14:paraId="40B8F687" w14:textId="3B2D2598" w:rsidR="0091117C" w:rsidRDefault="00736DF2" w:rsidP="0091117C">
      <w:pPr>
        <w:pStyle w:val="Heading3"/>
        <w:rPr>
          <w:ins w:id="1483" w:author="Martynas Lukosevicius" w:date="2022-01-02T20:38:00Z"/>
        </w:rPr>
      </w:pPr>
      <w:r>
        <w:rPr>
          <w:noProof/>
        </w:rPr>
        <mc:AlternateContent>
          <mc:Choice Requires="wpg">
            <w:drawing>
              <wp:anchor distT="0" distB="0" distL="114300" distR="114300" simplePos="0" relativeHeight="251666432" behindDoc="0" locked="0" layoutInCell="1" allowOverlap="1" wp14:anchorId="610DF373" wp14:editId="0F2AD79F">
                <wp:simplePos x="0" y="0"/>
                <wp:positionH relativeFrom="column">
                  <wp:posOffset>2293620</wp:posOffset>
                </wp:positionH>
                <wp:positionV relativeFrom="paragraph">
                  <wp:posOffset>0</wp:posOffset>
                </wp:positionV>
                <wp:extent cx="4091940" cy="3566160"/>
                <wp:effectExtent l="0" t="0" r="3810" b="0"/>
                <wp:wrapSquare wrapText="bothSides"/>
                <wp:docPr id="21" name="Group 21"/>
                <wp:cNvGraphicFramePr/>
                <a:graphic xmlns:a="http://schemas.openxmlformats.org/drawingml/2006/main">
                  <a:graphicData uri="http://schemas.microsoft.com/office/word/2010/wordprocessingGroup">
                    <wpg:wgp>
                      <wpg:cNvGrpSpPr/>
                      <wpg:grpSpPr>
                        <a:xfrm>
                          <a:off x="0" y="0"/>
                          <a:ext cx="4091940" cy="3566160"/>
                          <a:chOff x="0" y="0"/>
                          <a:chExt cx="4091940" cy="3566160"/>
                        </a:xfrm>
                      </wpg:grpSpPr>
                      <pic:pic xmlns:pic="http://schemas.openxmlformats.org/drawingml/2006/picture">
                        <pic:nvPicPr>
                          <pic:cNvPr id="8" name="Picture 8" descr="Char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091940" cy="3242945"/>
                          </a:xfrm>
                          <a:prstGeom prst="rect">
                            <a:avLst/>
                          </a:prstGeom>
                        </pic:spPr>
                      </pic:pic>
                      <wps:wsp>
                        <wps:cNvPr id="20" name="Text Box 20"/>
                        <wps:cNvSpPr txBox="1"/>
                        <wps:spPr>
                          <a:xfrm>
                            <a:off x="0" y="3299460"/>
                            <a:ext cx="4091940" cy="266700"/>
                          </a:xfrm>
                          <a:prstGeom prst="rect">
                            <a:avLst/>
                          </a:prstGeom>
                          <a:solidFill>
                            <a:prstClr val="white"/>
                          </a:solidFill>
                          <a:ln>
                            <a:noFill/>
                          </a:ln>
                        </wps:spPr>
                        <wps:txbx>
                          <w:txbxContent>
                            <w:p w14:paraId="71189DD4" w14:textId="4129324E" w:rsidR="00736DF2" w:rsidRPr="0025335D" w:rsidRDefault="00736DF2">
                              <w:pPr>
                                <w:pStyle w:val="Caption"/>
                                <w:rPr>
                                  <w:noProof/>
                                </w:rPr>
                                <w:pPrChange w:id="1484" w:author="Martynas Lukosevicius" w:date="2022-01-03T18:25:00Z">
                                  <w:pPr>
                                    <w:pStyle w:val="Heading3"/>
                                  </w:pPr>
                                </w:pPrChange>
                              </w:pPr>
                              <w:bookmarkStart w:id="1485" w:name="_Ref92127088"/>
                              <w:ins w:id="1486" w:author="Martynas Lukosevicius" w:date="2022-01-03T18:25:00Z">
                                <w:r>
                                  <w:t xml:space="preserve">Figure </w:t>
                                </w:r>
                                <w:r>
                                  <w:fldChar w:fldCharType="begin"/>
                                </w:r>
                                <w:r>
                                  <w:instrText xml:space="preserve"> SEQ Figure \* ARABIC </w:instrText>
                                </w:r>
                              </w:ins>
                              <w:r>
                                <w:fldChar w:fldCharType="separate"/>
                              </w:r>
                              <w:ins w:id="1487" w:author="Martynas Lukosevicius" w:date="2022-01-03T18:28:00Z">
                                <w:r w:rsidR="00FF742C">
                                  <w:rPr>
                                    <w:noProof/>
                                  </w:rPr>
                                  <w:t>8</w:t>
                                </w:r>
                              </w:ins>
                              <w:ins w:id="1488" w:author="Martynas Lukosevicius" w:date="2022-01-03T18:25:00Z">
                                <w:r>
                                  <w:fldChar w:fldCharType="end"/>
                                </w:r>
                                <w:bookmarkEnd w:id="1485"/>
                                <w:r>
                                  <w:t>. LSTM based LM training scores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0DF373" id="Group 21" o:spid="_x0000_s1032" style="position:absolute;left:0;text-align:left;margin-left:180.6pt;margin-top:0;width:322.2pt;height:280.8pt;z-index:251666432" coordsize="40919,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">
                <v:shape id="Picture 8" o:spid="_x0000_s1033" type="#_x0000_t75" alt="Chart&#10;&#10;Description automatically generated" style="position:absolute;width:40919;height:32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">
                  <v:imagedata r:id="rId21" o:title="Chart&#10;&#10;Description automatically generated"/>
                </v:shape>
                <v:shape id="Text Box 20" o:spid="_x0000_s1034" type="#_x0000_t202" style="position:absolute;top:32994;width:409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71189DD4" w14:textId="4129324E" w:rsidR="00736DF2" w:rsidRPr="0025335D" w:rsidRDefault="00736DF2">
                        <w:pPr>
                          <w:pStyle w:val="Caption"/>
                          <w:rPr>
                            <w:noProof/>
                          </w:rPr>
                          <w:pPrChange w:id="1489" w:author="Martynas Lukosevicius" w:date="2022-01-03T18:25:00Z">
                            <w:pPr>
                              <w:pStyle w:val="Heading3"/>
                            </w:pPr>
                          </w:pPrChange>
                        </w:pPr>
                        <w:bookmarkStart w:id="1490" w:name="_Ref92127088"/>
                        <w:ins w:id="1491" w:author="Martynas Lukosevicius" w:date="2022-01-03T18:25:00Z">
                          <w:r>
                            <w:t xml:space="preserve">Figure </w:t>
                          </w:r>
                          <w:r>
                            <w:fldChar w:fldCharType="begin"/>
                          </w:r>
                          <w:r>
                            <w:instrText xml:space="preserve"> SEQ Figure \* ARABIC </w:instrText>
                          </w:r>
                        </w:ins>
                        <w:r>
                          <w:fldChar w:fldCharType="separate"/>
                        </w:r>
                        <w:ins w:id="1492" w:author="Martynas Lukosevicius" w:date="2022-01-03T18:28:00Z">
                          <w:r w:rsidR="00FF742C">
                            <w:rPr>
                              <w:noProof/>
                            </w:rPr>
                            <w:t>8</w:t>
                          </w:r>
                        </w:ins>
                        <w:ins w:id="1493" w:author="Martynas Lukosevicius" w:date="2022-01-03T18:25:00Z">
                          <w:r>
                            <w:fldChar w:fldCharType="end"/>
                          </w:r>
                          <w:bookmarkEnd w:id="1490"/>
                          <w:r>
                            <w:t>. LSTM based LM training scores</w:t>
                          </w:r>
                        </w:ins>
                      </w:p>
                    </w:txbxContent>
                  </v:textbox>
                </v:shape>
                <w10:wrap type="square"/>
              </v:group>
            </w:pict>
          </mc:Fallback>
        </mc:AlternateContent>
      </w:r>
      <w:ins w:id="1494" w:author="Martynas Lukosevicius" w:date="2022-01-02T20:35:00Z">
        <w:r w:rsidR="0091117C">
          <w:t xml:space="preserve">LSTM model </w:t>
        </w:r>
      </w:ins>
    </w:p>
    <w:p w14:paraId="6E46C5A1" w14:textId="6CEFA182" w:rsidR="00A0561C" w:rsidRDefault="00D64E96" w:rsidP="00D64E96">
      <w:pPr>
        <w:rPr>
          <w:ins w:id="1495" w:author="Martynas Lukosevicius" w:date="2022-01-02T20:50:00Z"/>
        </w:rPr>
      </w:pPr>
      <w:ins w:id="1496" w:author="Martynas Lukosevicius" w:date="2022-01-02T20:39:00Z">
        <w:r>
          <w:t>While training LSTM based language model</w:t>
        </w:r>
      </w:ins>
      <w:ins w:id="1497" w:author="Martynas Lukosevicius" w:date="2022-01-03T18:30:00Z">
        <w:r w:rsidR="00FF742C">
          <w:t xml:space="preserve"> (</w:t>
        </w:r>
      </w:ins>
      <w:ins w:id="1498" w:author="Martynas Lukosevicius" w:date="2022-01-03T18:31:00Z">
        <w:r w:rsidR="00FF742C">
          <w:fldChar w:fldCharType="begin"/>
        </w:r>
        <w:r w:rsidR="00FF742C">
          <w:instrText xml:space="preserve"> REF _Ref92127088 </w:instrText>
        </w:r>
      </w:ins>
      <w:r w:rsidR="00FF742C">
        <w:fldChar w:fldCharType="separate"/>
      </w:r>
      <w:ins w:id="1499" w:author="Martynas Lukosevicius" w:date="2022-01-03T18:31:00Z">
        <w:r w:rsidR="00FF742C">
          <w:t xml:space="preserve">Figure </w:t>
        </w:r>
        <w:r w:rsidR="00FF742C">
          <w:rPr>
            <w:noProof/>
          </w:rPr>
          <w:t>8</w:t>
        </w:r>
        <w:r w:rsidR="00FF742C">
          <w:fldChar w:fldCharType="end"/>
        </w:r>
      </w:ins>
      <w:ins w:id="1500" w:author="Martynas Lukosevicius" w:date="2022-01-03T18:30:00Z">
        <w:r w:rsidR="00FF742C">
          <w:t>)</w:t>
        </w:r>
      </w:ins>
      <w:ins w:id="1501" w:author="Martynas Lukosevicius" w:date="2022-01-02T20:40:00Z">
        <w:r>
          <w:t xml:space="preserve">, on every epoch </w:t>
        </w:r>
      </w:ins>
      <w:ins w:id="1502" w:author="Martynas Lukosevicius" w:date="2022-01-02T20:43:00Z">
        <w:r w:rsidR="0062462C">
          <w:t xml:space="preserve">10 generated texts </w:t>
        </w:r>
      </w:ins>
      <w:ins w:id="1503" w:author="Martynas Lukosevicius" w:date="2022-01-02T20:40:00Z">
        <w:r>
          <w:t xml:space="preserve">were evaluated with M-BLEU4 score, </w:t>
        </w:r>
      </w:ins>
      <w:ins w:id="1504" w:author="Martynas Lukosevicius" w:date="2022-01-04T01:01:00Z">
        <w:r w:rsidR="003241C7">
          <w:t>“</w:t>
        </w:r>
      </w:ins>
      <w:proofErr w:type="spellStart"/>
      <w:ins w:id="1505" w:author="Martynas Lukosevicius" w:date="2022-01-02T20:40:00Z">
        <w:r>
          <w:t>textClassifier</w:t>
        </w:r>
      </w:ins>
      <w:proofErr w:type="spellEnd"/>
      <w:ins w:id="1506" w:author="Martynas Lukosevicius" w:date="2022-01-04T01:01:00Z">
        <w:r w:rsidR="003241C7">
          <w:t>”</w:t>
        </w:r>
      </w:ins>
      <w:ins w:id="1507" w:author="Martynas Lukosevicius" w:date="2022-01-02T20:40:00Z">
        <w:r>
          <w:t xml:space="preserve"> and </w:t>
        </w:r>
      </w:ins>
      <w:ins w:id="1508" w:author="Martynas Lukosevicius" w:date="2022-01-04T01:02:00Z">
        <w:r w:rsidR="003241C7">
          <w:t>“</w:t>
        </w:r>
      </w:ins>
      <w:ins w:id="1509" w:author="Martynas Lukosevicius" w:date="2022-01-02T20:41:00Z">
        <w:r>
          <w:t>POS</w:t>
        </w:r>
      </w:ins>
      <w:ins w:id="1510" w:author="Martynas Lukosevicius" w:date="2022-01-04T01:02:00Z">
        <w:r w:rsidR="003241C7">
          <w:t>_</w:t>
        </w:r>
      </w:ins>
      <w:ins w:id="1511" w:author="Martynas Lukosevicius" w:date="2022-01-02T20:41:00Z">
        <w:r>
          <w:t xml:space="preserve">DEP </w:t>
        </w:r>
      </w:ins>
      <w:ins w:id="1512" w:author="Martynas Lukosevicius" w:date="2022-01-04T01:02:00Z">
        <w:r w:rsidR="003241C7">
          <w:t>c</w:t>
        </w:r>
      </w:ins>
      <w:ins w:id="1513" w:author="Martynas Lukosevicius" w:date="2022-01-02T20:41:00Z">
        <w:r>
          <w:t>lassifier</w:t>
        </w:r>
      </w:ins>
      <w:ins w:id="1514" w:author="Martynas Lukosevicius" w:date="2022-01-04T01:02:00Z">
        <w:r w:rsidR="003241C7">
          <w:t>”</w:t>
        </w:r>
      </w:ins>
      <w:ins w:id="1515" w:author="Martynas Lukosevicius" w:date="2022-01-02T20:43:00Z">
        <w:r w:rsidR="0062462C">
          <w:t xml:space="preserve">. Model was chosen by </w:t>
        </w:r>
      </w:ins>
      <w:ins w:id="1516" w:author="Martynas Lukosevicius" w:date="2022-01-02T20:46:00Z">
        <w:r w:rsidR="0062462C">
          <w:t>highest</w:t>
        </w:r>
      </w:ins>
      <w:ins w:id="1517" w:author="Martynas Lukosevicius" w:date="2022-01-02T20:43:00Z">
        <w:r w:rsidR="0062462C">
          <w:t xml:space="preserve"> average score </w:t>
        </w:r>
      </w:ins>
      <w:ins w:id="1518" w:author="Martynas Lukosevicius" w:date="2022-01-02T20:46:00Z">
        <w:r w:rsidR="0062462C">
          <w:t xml:space="preserve">which was </w:t>
        </w:r>
      </w:ins>
      <w:ins w:id="1519" w:author="Martynas Lukosevicius" w:date="2022-01-02T20:47:00Z">
        <w:r w:rsidR="00A0561C">
          <w:t>0.7</w:t>
        </w:r>
      </w:ins>
      <w:ins w:id="1520" w:author="Martynas Lukosevicius" w:date="2022-01-02T20:48:00Z">
        <w:r w:rsidR="00A0561C">
          <w:t xml:space="preserve">9156 at epoch 90. After that sampling parameters, temperature, K and P were tuned </w:t>
        </w:r>
      </w:ins>
      <w:ins w:id="1521" w:author="Martynas Lukosevicius" w:date="2022-01-02T20:49:00Z">
        <w:r w:rsidR="00A0561C">
          <w:t>using grid search. Best score</w:t>
        </w:r>
      </w:ins>
      <w:ins w:id="1522" w:author="Martynas Lukosevicius" w:date="2022-01-02T20:50:00Z">
        <w:r w:rsidR="00A0561C">
          <w:t xml:space="preserve"> = 0.8078</w:t>
        </w:r>
      </w:ins>
      <w:ins w:id="1523" w:author="Martynas Lukosevicius" w:date="2022-01-02T20:49:00Z">
        <w:r w:rsidR="00A0561C">
          <w:t xml:space="preserve"> was then temperature = 0.8,</w:t>
        </w:r>
      </w:ins>
      <w:ins w:id="1524" w:author="Martynas Lukosevicius" w:date="2022-01-02T20:50:00Z">
        <w:r w:rsidR="00A0561C">
          <w:t xml:space="preserve"> k = 5, p = 0.6. </w:t>
        </w:r>
      </w:ins>
    </w:p>
    <w:p w14:paraId="5DE55FF9" w14:textId="13914E06" w:rsidR="00A0561C" w:rsidRPr="00D64E96" w:rsidRDefault="00A0561C" w:rsidP="00A0561C">
      <w:pPr>
        <w:pStyle w:val="Heading3"/>
        <w:rPr>
          <w:ins w:id="1525" w:author="Martynas Lukosevicius" w:date="2022-01-02T20:36:00Z"/>
        </w:rPr>
      </w:pPr>
      <w:ins w:id="1526" w:author="Martynas Lukosevicius" w:date="2022-01-02T20:50:00Z">
        <w:r>
          <w:lastRenderedPageBreak/>
          <w:t>GPT-2 -</w:t>
        </w:r>
      </w:ins>
      <w:ins w:id="1527" w:author="Martynas Lukosevicius" w:date="2022-01-02T20:51:00Z">
        <w:r>
          <w:t>simple</w:t>
        </w:r>
      </w:ins>
    </w:p>
    <w:p w14:paraId="4D6209BA" w14:textId="048B27B9" w:rsidR="0091117C" w:rsidRPr="0091117C" w:rsidRDefault="00736DF2" w:rsidP="00A0561C">
      <w:pPr>
        <w:rPr>
          <w:ins w:id="1528" w:author="Martynas Lukosevicius" w:date="2022-01-02T19:55:00Z"/>
        </w:rPr>
      </w:pPr>
      <w:r>
        <w:rPr>
          <w:noProof/>
        </w:rPr>
        <mc:AlternateContent>
          <mc:Choice Requires="wpg">
            <w:drawing>
              <wp:anchor distT="0" distB="0" distL="114300" distR="114300" simplePos="0" relativeHeight="251669504" behindDoc="0" locked="0" layoutInCell="1" allowOverlap="1" wp14:anchorId="07777A1F" wp14:editId="666A50EB">
                <wp:simplePos x="0" y="0"/>
                <wp:positionH relativeFrom="column">
                  <wp:posOffset>2293620</wp:posOffset>
                </wp:positionH>
                <wp:positionV relativeFrom="paragraph">
                  <wp:posOffset>737235</wp:posOffset>
                </wp:positionV>
                <wp:extent cx="4126230" cy="2628900"/>
                <wp:effectExtent l="0" t="0" r="7620" b="0"/>
                <wp:wrapSquare wrapText="bothSides"/>
                <wp:docPr id="23" name="Group 23"/>
                <wp:cNvGraphicFramePr/>
                <a:graphic xmlns:a="http://schemas.openxmlformats.org/drawingml/2006/main">
                  <a:graphicData uri="http://schemas.microsoft.com/office/word/2010/wordprocessingGroup">
                    <wpg:wgp>
                      <wpg:cNvGrpSpPr/>
                      <wpg:grpSpPr>
                        <a:xfrm>
                          <a:off x="0" y="0"/>
                          <a:ext cx="4126230" cy="2628900"/>
                          <a:chOff x="0" y="0"/>
                          <a:chExt cx="4126230" cy="2628900"/>
                        </a:xfrm>
                      </wpg:grpSpPr>
                      <pic:pic xmlns:pic="http://schemas.openxmlformats.org/drawingml/2006/picture">
                        <pic:nvPicPr>
                          <pic:cNvPr id="12" name="Picture 12" descr="Chart, line chart&#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26230" cy="2301240"/>
                          </a:xfrm>
                          <a:prstGeom prst="rect">
                            <a:avLst/>
                          </a:prstGeom>
                        </pic:spPr>
                      </pic:pic>
                      <wps:wsp>
                        <wps:cNvPr id="22" name="Text Box 22"/>
                        <wps:cNvSpPr txBox="1"/>
                        <wps:spPr>
                          <a:xfrm>
                            <a:off x="0" y="2362200"/>
                            <a:ext cx="4126230" cy="266700"/>
                          </a:xfrm>
                          <a:prstGeom prst="rect">
                            <a:avLst/>
                          </a:prstGeom>
                          <a:solidFill>
                            <a:prstClr val="white"/>
                          </a:solidFill>
                          <a:ln>
                            <a:noFill/>
                          </a:ln>
                        </wps:spPr>
                        <wps:txbx>
                          <w:txbxContent>
                            <w:p w14:paraId="28E2008F" w14:textId="69B57714" w:rsidR="00736DF2" w:rsidRPr="001812D5" w:rsidRDefault="00736DF2">
                              <w:pPr>
                                <w:pStyle w:val="Caption"/>
                                <w:rPr>
                                  <w:noProof/>
                                </w:rPr>
                                <w:pPrChange w:id="1529" w:author="Martynas Lukosevicius" w:date="2022-01-03T18:26:00Z">
                                  <w:pPr/>
                                </w:pPrChange>
                              </w:pPr>
                              <w:bookmarkStart w:id="1530" w:name="_Ref92127102"/>
                              <w:ins w:id="1531" w:author="Martynas Lukosevicius" w:date="2022-01-03T18:26:00Z">
                                <w:r>
                                  <w:t xml:space="preserve">Figure </w:t>
                                </w:r>
                                <w:r>
                                  <w:fldChar w:fldCharType="begin"/>
                                </w:r>
                                <w:r>
                                  <w:instrText xml:space="preserve"> SEQ Figure \* ARABIC </w:instrText>
                                </w:r>
                              </w:ins>
                              <w:r>
                                <w:fldChar w:fldCharType="separate"/>
                              </w:r>
                              <w:ins w:id="1532" w:author="Martynas Lukosevicius" w:date="2022-01-03T18:28:00Z">
                                <w:r w:rsidR="00FF742C">
                                  <w:rPr>
                                    <w:noProof/>
                                  </w:rPr>
                                  <w:t>9</w:t>
                                </w:r>
                              </w:ins>
                              <w:ins w:id="1533" w:author="Martynas Lukosevicius" w:date="2022-01-03T18:26:00Z">
                                <w:r>
                                  <w:fldChar w:fldCharType="end"/>
                                </w:r>
                                <w:bookmarkEnd w:id="1530"/>
                                <w:r>
                                  <w:t>. GPT-2-simple fine- tuning training scores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777A1F" id="Group 23" o:spid="_x0000_s1035" style="position:absolute;margin-left:180.6pt;margin-top:58.05pt;width:324.9pt;height:207pt;z-index:251669504" coordsize="41262,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">
                <v:shape id="Picture 12" o:spid="_x0000_s1036" type="#_x0000_t75" alt="Chart, line chart&#10;&#10;Description automatically generated" style="position:absolute;width:41262;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">
                  <v:imagedata r:id="rId23" o:title="Chart, line chart&#10;&#10;Description automatically generated"/>
                </v:shape>
                <v:shape id="Text Box 22" o:spid="_x0000_s1037" type="#_x0000_t202" style="position:absolute;top:23622;width:412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28E2008F" w14:textId="69B57714" w:rsidR="00736DF2" w:rsidRPr="001812D5" w:rsidRDefault="00736DF2">
                        <w:pPr>
                          <w:pStyle w:val="Caption"/>
                          <w:rPr>
                            <w:noProof/>
                          </w:rPr>
                          <w:pPrChange w:id="1534" w:author="Martynas Lukosevicius" w:date="2022-01-03T18:26:00Z">
                            <w:pPr/>
                          </w:pPrChange>
                        </w:pPr>
                        <w:bookmarkStart w:id="1535" w:name="_Ref92127102"/>
                        <w:ins w:id="1536" w:author="Martynas Lukosevicius" w:date="2022-01-03T18:26:00Z">
                          <w:r>
                            <w:t xml:space="preserve">Figure </w:t>
                          </w:r>
                          <w:r>
                            <w:fldChar w:fldCharType="begin"/>
                          </w:r>
                          <w:r>
                            <w:instrText xml:space="preserve"> SEQ Figure \* ARABIC </w:instrText>
                          </w:r>
                        </w:ins>
                        <w:r>
                          <w:fldChar w:fldCharType="separate"/>
                        </w:r>
                        <w:ins w:id="1537" w:author="Martynas Lukosevicius" w:date="2022-01-03T18:28:00Z">
                          <w:r w:rsidR="00FF742C">
                            <w:rPr>
                              <w:noProof/>
                            </w:rPr>
                            <w:t>9</w:t>
                          </w:r>
                        </w:ins>
                        <w:ins w:id="1538" w:author="Martynas Lukosevicius" w:date="2022-01-03T18:26:00Z">
                          <w:r>
                            <w:fldChar w:fldCharType="end"/>
                          </w:r>
                          <w:bookmarkEnd w:id="1535"/>
                          <w:r>
                            <w:t>. GPT-2-simple fine- tuning training scores</w:t>
                          </w:r>
                        </w:ins>
                      </w:p>
                    </w:txbxContent>
                  </v:textbox>
                </v:shape>
                <w10:wrap type="square"/>
              </v:group>
            </w:pict>
          </mc:Fallback>
        </mc:AlternateContent>
      </w:r>
      <w:ins w:id="1539" w:author="Martynas Lukosevicius" w:date="2022-01-02T22:29:00Z">
        <w:r w:rsidR="001233AD">
          <w:t>While training GPT-2 -simple</w:t>
        </w:r>
      </w:ins>
      <w:ins w:id="1540" w:author="Martynas Lukosevicius" w:date="2022-01-03T18:31:00Z">
        <w:r w:rsidR="00FF742C">
          <w:t xml:space="preserve"> (</w:t>
        </w:r>
        <w:r w:rsidR="00FF742C">
          <w:fldChar w:fldCharType="begin"/>
        </w:r>
        <w:r w:rsidR="00FF742C">
          <w:instrText xml:space="preserve"> REF _Ref92127102 </w:instrText>
        </w:r>
      </w:ins>
      <w:r w:rsidR="00FF742C">
        <w:fldChar w:fldCharType="separate"/>
      </w:r>
      <w:ins w:id="1541" w:author="Martynas Lukosevicius" w:date="2022-01-03T18:31:00Z">
        <w:r w:rsidR="00FF742C">
          <w:t xml:space="preserve">Figure </w:t>
        </w:r>
        <w:r w:rsidR="00FF742C">
          <w:rPr>
            <w:noProof/>
          </w:rPr>
          <w:t>9</w:t>
        </w:r>
        <w:r w:rsidR="00FF742C">
          <w:fldChar w:fldCharType="end"/>
        </w:r>
        <w:r w:rsidR="00FF742C">
          <w:t>)</w:t>
        </w:r>
      </w:ins>
      <w:ins w:id="1542" w:author="Martynas Lukosevicius" w:date="2022-01-02T22:29:00Z">
        <w:r w:rsidR="001233AD">
          <w:t>, on every epoch until the 10</w:t>
        </w:r>
        <w:r w:rsidR="001233AD" w:rsidRPr="001233AD">
          <w:rPr>
            <w:vertAlign w:val="superscript"/>
            <w:rPrChange w:id="1543" w:author="Martynas Lukosevicius" w:date="2022-01-02T22:29:00Z">
              <w:rPr/>
            </w:rPrChange>
          </w:rPr>
          <w:t>th</w:t>
        </w:r>
        <w:r w:rsidR="001233AD">
          <w:t xml:space="preserve"> and later every 10</w:t>
        </w:r>
        <w:r w:rsidR="001233AD" w:rsidRPr="001233AD">
          <w:rPr>
            <w:vertAlign w:val="superscript"/>
            <w:rPrChange w:id="1544" w:author="Martynas Lukosevicius" w:date="2022-01-02T22:29:00Z">
              <w:rPr/>
            </w:rPrChange>
          </w:rPr>
          <w:t>th</w:t>
        </w:r>
        <w:r w:rsidR="001233AD">
          <w:t xml:space="preserve"> epoch, 10 generated texts were evaluated with M-BLEU4 score, </w:t>
        </w:r>
      </w:ins>
      <w:ins w:id="1545" w:author="Martynas Lukosevicius" w:date="2022-01-04T01:03:00Z">
        <w:r w:rsidR="003241C7">
          <w:t>“</w:t>
        </w:r>
        <w:proofErr w:type="spellStart"/>
        <w:r w:rsidR="003241C7">
          <w:t>TextClassifier</w:t>
        </w:r>
        <w:proofErr w:type="spellEnd"/>
        <w:r w:rsidR="003241C7">
          <w:t>”</w:t>
        </w:r>
      </w:ins>
      <w:ins w:id="1546" w:author="Martynas Lukosevicius" w:date="2022-01-02T22:29:00Z">
        <w:r w:rsidR="001233AD">
          <w:t xml:space="preserve"> and POS</w:t>
        </w:r>
      </w:ins>
      <w:ins w:id="1547" w:author="Martynas Lukosevicius" w:date="2022-01-04T01:03:00Z">
        <w:r w:rsidR="003241C7">
          <w:t>_</w:t>
        </w:r>
      </w:ins>
      <w:ins w:id="1548" w:author="Martynas Lukosevicius" w:date="2022-01-02T22:29:00Z">
        <w:r w:rsidR="001233AD">
          <w:t>DEP Classifier. Model was chosen by highest average score which was 0.</w:t>
        </w:r>
      </w:ins>
      <w:ins w:id="1549" w:author="Martynas Lukosevicius" w:date="2022-01-02T22:30:00Z">
        <w:r w:rsidR="001233AD">
          <w:t>76516</w:t>
        </w:r>
      </w:ins>
      <w:ins w:id="1550" w:author="Martynas Lukosevicius" w:date="2022-01-02T22:29:00Z">
        <w:r w:rsidR="001233AD">
          <w:t xml:space="preserve"> at epoch </w:t>
        </w:r>
      </w:ins>
      <w:ins w:id="1551" w:author="Martynas Lukosevicius" w:date="2022-01-02T22:30:00Z">
        <w:r w:rsidR="001233AD">
          <w:t>6</w:t>
        </w:r>
      </w:ins>
      <w:ins w:id="1552" w:author="Martynas Lukosevicius" w:date="2022-01-02T22:29:00Z">
        <w:r w:rsidR="001233AD">
          <w:t xml:space="preserve">. After that sampling parameters, temperature, K and P were tuned using grid search. Best score = </w:t>
        </w:r>
      </w:ins>
      <w:ins w:id="1553" w:author="Martynas Lukosevicius" w:date="2022-01-02T22:30:00Z">
        <w:r w:rsidR="001233AD">
          <w:t>0.796</w:t>
        </w:r>
      </w:ins>
      <w:ins w:id="1554" w:author="Martynas Lukosevicius" w:date="2022-01-02T22:29:00Z">
        <w:r w:rsidR="001233AD">
          <w:t xml:space="preserve"> was then temperature = 0.</w:t>
        </w:r>
      </w:ins>
      <w:ins w:id="1555" w:author="Martynas Lukosevicius" w:date="2022-01-02T22:31:00Z">
        <w:r w:rsidR="001233AD">
          <w:t>6</w:t>
        </w:r>
      </w:ins>
      <w:ins w:id="1556" w:author="Martynas Lukosevicius" w:date="2022-01-02T22:29:00Z">
        <w:r w:rsidR="001233AD">
          <w:t>, k = 5</w:t>
        </w:r>
      </w:ins>
      <w:ins w:id="1557" w:author="Martynas Lukosevicius" w:date="2022-01-02T22:31:00Z">
        <w:r w:rsidR="001233AD">
          <w:t>0</w:t>
        </w:r>
      </w:ins>
      <w:ins w:id="1558" w:author="Martynas Lukosevicius" w:date="2022-01-02T22:29:00Z">
        <w:r w:rsidR="001233AD">
          <w:t xml:space="preserve">, p = </w:t>
        </w:r>
      </w:ins>
      <w:ins w:id="1559" w:author="Martynas Lukosevicius" w:date="2022-01-02T22:31:00Z">
        <w:r w:rsidR="001233AD">
          <w:t>1</w:t>
        </w:r>
      </w:ins>
      <w:ins w:id="1560" w:author="Martynas Lukosevicius" w:date="2022-01-02T22:29:00Z">
        <w:r w:rsidR="001233AD">
          <w:t>.</w:t>
        </w:r>
      </w:ins>
    </w:p>
    <w:p w14:paraId="56637B8A" w14:textId="264655F6" w:rsidR="007D1F1A" w:rsidRDefault="00380EFD" w:rsidP="007D1F1A">
      <w:pPr>
        <w:rPr>
          <w:ins w:id="1561" w:author="Martynas Lukosevicius" w:date="2022-01-02T19:45:00Z"/>
          <w:rFonts w:eastAsiaTheme="minorEastAsia"/>
        </w:rPr>
      </w:pPr>
      <w:ins w:id="1562" w:author="Martynas Lukosevicius" w:date="2022-01-02T19:51:00Z">
        <w:r>
          <w:rPr>
            <w:rFonts w:eastAsiaTheme="minorEastAsia"/>
          </w:rPr>
          <w:t xml:space="preserve"> </w:t>
        </w:r>
      </w:ins>
    </w:p>
    <w:p w14:paraId="425BF1FA" w14:textId="3A38D7A7" w:rsidR="001D1A55" w:rsidRDefault="00BE1E86">
      <w:pPr>
        <w:pStyle w:val="Heading2"/>
        <w:rPr>
          <w:ins w:id="1563" w:author="Martynas Lukosevicius" w:date="2022-01-02T23:28:00Z"/>
        </w:rPr>
        <w:pPrChange w:id="1564" w:author="Martynas Lukosevicius" w:date="2022-01-03T18:30:00Z">
          <w:pPr/>
        </w:pPrChange>
      </w:pPr>
      <w:ins w:id="1565" w:author="Martynas Lukosevicius" w:date="2022-01-02T22:38:00Z">
        <w:r>
          <w:t>Language model comparison</w:t>
        </w:r>
      </w:ins>
    </w:p>
    <w:p w14:paraId="11F7B00B" w14:textId="61FDC487" w:rsidR="001D1A55" w:rsidRDefault="00A0763D" w:rsidP="00BE1E86">
      <w:pPr>
        <w:rPr>
          <w:ins w:id="1566" w:author="Martynas Lukosevicius" w:date="2022-01-03T00:57:00Z"/>
        </w:rPr>
      </w:pPr>
      <w:r>
        <w:rPr>
          <w:noProof/>
        </w:rPr>
        <mc:AlternateContent>
          <mc:Choice Requires="wpg">
            <w:drawing>
              <wp:anchor distT="0" distB="0" distL="114300" distR="114300" simplePos="0" relativeHeight="251672576" behindDoc="0" locked="0" layoutInCell="1" allowOverlap="1" wp14:anchorId="2244393C" wp14:editId="5D32A2BC">
                <wp:simplePos x="0" y="0"/>
                <wp:positionH relativeFrom="column">
                  <wp:posOffset>3375660</wp:posOffset>
                </wp:positionH>
                <wp:positionV relativeFrom="paragraph">
                  <wp:posOffset>706120</wp:posOffset>
                </wp:positionV>
                <wp:extent cx="2933700" cy="2567940"/>
                <wp:effectExtent l="0" t="0" r="0" b="3810"/>
                <wp:wrapSquare wrapText="bothSides"/>
                <wp:docPr id="25" name="Group 25"/>
                <wp:cNvGraphicFramePr/>
                <a:graphic xmlns:a="http://schemas.openxmlformats.org/drawingml/2006/main">
                  <a:graphicData uri="http://schemas.microsoft.com/office/word/2010/wordprocessingGroup">
                    <wpg:wgp>
                      <wpg:cNvGrpSpPr/>
                      <wpg:grpSpPr>
                        <a:xfrm>
                          <a:off x="0" y="0"/>
                          <a:ext cx="2933700" cy="2567940"/>
                          <a:chOff x="0" y="0"/>
                          <a:chExt cx="2933700" cy="2567940"/>
                        </a:xfrm>
                      </wpg:grpSpPr>
                      <pic:pic xmlns:pic="http://schemas.openxmlformats.org/drawingml/2006/picture">
                        <pic:nvPicPr>
                          <pic:cNvPr id="15" name="Picture 15" descr="Chart, histo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33700" cy="2247900"/>
                          </a:xfrm>
                          <a:prstGeom prst="rect">
                            <a:avLst/>
                          </a:prstGeom>
                        </pic:spPr>
                      </pic:pic>
                      <wps:wsp>
                        <wps:cNvPr id="24" name="Text Box 24"/>
                        <wps:cNvSpPr txBox="1"/>
                        <wps:spPr>
                          <a:xfrm>
                            <a:off x="0" y="2301240"/>
                            <a:ext cx="2933700" cy="266700"/>
                          </a:xfrm>
                          <a:prstGeom prst="rect">
                            <a:avLst/>
                          </a:prstGeom>
                          <a:solidFill>
                            <a:prstClr val="white"/>
                          </a:solidFill>
                          <a:ln>
                            <a:noFill/>
                          </a:ln>
                        </wps:spPr>
                        <wps:txbx>
                          <w:txbxContent>
                            <w:p w14:paraId="61FD8E58" w14:textId="0BE2BE1A" w:rsidR="00736DF2" w:rsidRPr="00063DEA" w:rsidRDefault="00736DF2">
                              <w:pPr>
                                <w:pStyle w:val="Caption"/>
                                <w:rPr>
                                  <w:noProof/>
                                </w:rPr>
                                <w:pPrChange w:id="1567" w:author="Martynas Lukosevicius" w:date="2022-01-03T18:26:00Z">
                                  <w:pPr/>
                                </w:pPrChange>
                              </w:pPr>
                              <w:bookmarkStart w:id="1568" w:name="_Ref92127119"/>
                              <w:bookmarkStart w:id="1569" w:name="_Ref92131256"/>
                              <w:ins w:id="1570" w:author="Martynas Lukosevicius" w:date="2022-01-03T18:26:00Z">
                                <w:r>
                                  <w:t xml:space="preserve">Figure </w:t>
                                </w:r>
                                <w:r>
                                  <w:fldChar w:fldCharType="begin"/>
                                </w:r>
                                <w:r>
                                  <w:instrText xml:space="preserve"> SEQ Figure \* ARABIC </w:instrText>
                                </w:r>
                              </w:ins>
                              <w:r>
                                <w:fldChar w:fldCharType="separate"/>
                              </w:r>
                              <w:ins w:id="1571" w:author="Martynas Lukosevicius" w:date="2022-01-03T18:28:00Z">
                                <w:r w:rsidR="00FF742C">
                                  <w:rPr>
                                    <w:noProof/>
                                  </w:rPr>
                                  <w:t>10</w:t>
                                </w:r>
                              </w:ins>
                              <w:ins w:id="1572" w:author="Martynas Lukosevicius" w:date="2022-01-03T18:26:00Z">
                                <w:r>
                                  <w:fldChar w:fldCharType="end"/>
                                </w:r>
                                <w:bookmarkEnd w:id="1568"/>
                                <w:r>
                                  <w:t>. LM comparison: M-BLEU4 scores</w:t>
                                </w:r>
                              </w:ins>
                              <w:bookmarkEnd w:id="15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44393C" id="Group 25" o:spid="_x0000_s1038" style="position:absolute;margin-left:265.8pt;margin-top:55.6pt;width:231pt;height:202.2pt;z-index:251672576" coordsize="29337,25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">
                <v:shape id="Picture 15" o:spid="_x0000_s1039" type="#_x0000_t75" alt="Chart, histogram&#10;&#10;Description automatically generated" style="position:absolute;width:29337;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">
                  <v:imagedata r:id="rId25" o:title="Chart, histogram&#10;&#10;Description automatically generated"/>
                </v:shape>
                <v:shape id="Text Box 24" o:spid="_x0000_s1040" type="#_x0000_t202" style="position:absolute;top:23012;width:293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61FD8E58" w14:textId="0BE2BE1A" w:rsidR="00736DF2" w:rsidRPr="00063DEA" w:rsidRDefault="00736DF2">
                        <w:pPr>
                          <w:pStyle w:val="Caption"/>
                          <w:rPr>
                            <w:noProof/>
                          </w:rPr>
                          <w:pPrChange w:id="1573" w:author="Martynas Lukosevicius" w:date="2022-01-03T18:26:00Z">
                            <w:pPr/>
                          </w:pPrChange>
                        </w:pPr>
                        <w:bookmarkStart w:id="1574" w:name="_Ref92127119"/>
                        <w:bookmarkStart w:id="1575" w:name="_Ref92131256"/>
                        <w:ins w:id="1576" w:author="Martynas Lukosevicius" w:date="2022-01-03T18:26:00Z">
                          <w:r>
                            <w:t xml:space="preserve">Figure </w:t>
                          </w:r>
                          <w:r>
                            <w:fldChar w:fldCharType="begin"/>
                          </w:r>
                          <w:r>
                            <w:instrText xml:space="preserve"> SEQ Figure \* ARABIC </w:instrText>
                          </w:r>
                        </w:ins>
                        <w:r>
                          <w:fldChar w:fldCharType="separate"/>
                        </w:r>
                        <w:ins w:id="1577" w:author="Martynas Lukosevicius" w:date="2022-01-03T18:28:00Z">
                          <w:r w:rsidR="00FF742C">
                            <w:rPr>
                              <w:noProof/>
                            </w:rPr>
                            <w:t>10</w:t>
                          </w:r>
                        </w:ins>
                        <w:ins w:id="1578" w:author="Martynas Lukosevicius" w:date="2022-01-03T18:26:00Z">
                          <w:r>
                            <w:fldChar w:fldCharType="end"/>
                          </w:r>
                          <w:bookmarkEnd w:id="1574"/>
                          <w:r>
                            <w:t>. LM comparison: M-BLEU4 scores</w:t>
                          </w:r>
                        </w:ins>
                        <w:bookmarkEnd w:id="1575"/>
                      </w:p>
                    </w:txbxContent>
                  </v:textbox>
                </v:shape>
                <w10:wrap type="square"/>
              </v:group>
            </w:pict>
          </mc:Fallback>
        </mc:AlternateContent>
      </w:r>
      <w:ins w:id="1579" w:author="Martynas Lukosevicius" w:date="2022-01-03T00:45:00Z">
        <w:r w:rsidR="00B9694C">
          <w:t>Comparing M-BLEU4 scores of the models</w:t>
        </w:r>
      </w:ins>
      <w:ins w:id="1580" w:author="Martynas Lukosevicius" w:date="2022-01-03T18:31:00Z">
        <w:r w:rsidR="00FF742C">
          <w:t xml:space="preserve"> (</w:t>
        </w:r>
        <w:r w:rsidR="00FF742C">
          <w:fldChar w:fldCharType="begin"/>
        </w:r>
        <w:r w:rsidR="00FF742C">
          <w:instrText xml:space="preserve"> REF _Ref92127119 </w:instrText>
        </w:r>
      </w:ins>
      <w:r w:rsidR="00FF742C">
        <w:fldChar w:fldCharType="separate"/>
      </w:r>
      <w:ins w:id="1581" w:author="Martynas Lukosevicius" w:date="2022-01-03T18:31:00Z">
        <w:r w:rsidR="00FF742C">
          <w:t xml:space="preserve">Figure </w:t>
        </w:r>
        <w:r w:rsidR="00FF742C">
          <w:rPr>
            <w:noProof/>
          </w:rPr>
          <w:t>10</w:t>
        </w:r>
        <w:r w:rsidR="00FF742C">
          <w:fldChar w:fldCharType="end"/>
        </w:r>
        <w:r w:rsidR="00FF742C">
          <w:t>)</w:t>
        </w:r>
      </w:ins>
      <w:ins w:id="1582" w:author="Martynas Lukosevicius" w:date="2022-01-03T00:45:00Z">
        <w:r w:rsidR="00B9694C">
          <w:t xml:space="preserve"> </w:t>
        </w:r>
      </w:ins>
      <w:ins w:id="1583" w:author="Martynas Lukosevicius" w:date="2022-01-03T00:46:00Z">
        <w:r w:rsidR="00B9694C">
          <w:t xml:space="preserve">we can see that GPT2-simple and LSTM based models got </w:t>
        </w:r>
      </w:ins>
      <w:ins w:id="1584" w:author="Martynas Lukosevicius" w:date="2022-01-03T00:47:00Z">
        <w:r w:rsidR="00B9694C">
          <w:t xml:space="preserve">almost equal scores, but </w:t>
        </w:r>
      </w:ins>
      <w:ins w:id="1585" w:author="Martynas Lukosevicius" w:date="2022-01-03T18:30:00Z">
        <w:r w:rsidR="00FF742C">
          <w:t>it’s</w:t>
        </w:r>
      </w:ins>
      <w:ins w:id="1586" w:author="Martynas Lukosevicius" w:date="2022-01-03T00:47:00Z">
        <w:r w:rsidR="00B9694C">
          <w:t xml:space="preserve"> much higher than the actual texts of D. Trump. </w:t>
        </w:r>
      </w:ins>
      <w:ins w:id="1587" w:author="Martynas Lukosevicius" w:date="2022-01-03T00:50:00Z">
        <w:r w:rsidR="00622DC6">
          <w:t>While N-gram model most of the scores are close to 0</w:t>
        </w:r>
      </w:ins>
      <w:ins w:id="1588" w:author="Martynas Lukosevicius" w:date="2022-01-03T00:51:00Z">
        <w:r w:rsidR="00622DC6">
          <w:t>. According to Mann-Whitney U test</w:t>
        </w:r>
      </w:ins>
      <w:ins w:id="1589" w:author="Martynas Lukosevicius" w:date="2022-01-03T18:33:00Z">
        <w:r w:rsidR="004862AC">
          <w:t xml:space="preserve"> (</w:t>
        </w:r>
        <w:r w:rsidR="004862AC">
          <w:fldChar w:fldCharType="begin"/>
        </w:r>
        <w:r w:rsidR="004862AC">
          <w:instrText xml:space="preserve"> REF _Ref92127174 </w:instrText>
        </w:r>
      </w:ins>
      <w:r w:rsidR="004862AC">
        <w:fldChar w:fldCharType="separate"/>
      </w:r>
      <w:ins w:id="1590" w:author="Martynas Lukosevicius" w:date="2022-01-03T18:33:00Z">
        <w:r w:rsidR="004862AC">
          <w:t xml:space="preserve">Table </w:t>
        </w:r>
        <w:r w:rsidR="004862AC">
          <w:rPr>
            <w:noProof/>
          </w:rPr>
          <w:t>3</w:t>
        </w:r>
        <w:r w:rsidR="004862AC">
          <w:fldChar w:fldCharType="end"/>
        </w:r>
        <w:r w:rsidR="004862AC">
          <w:t>)</w:t>
        </w:r>
      </w:ins>
      <w:ins w:id="1591" w:author="Martynas Lukosevicius" w:date="2022-01-03T00:52:00Z">
        <w:r w:rsidR="00622DC6">
          <w:t>, w</w:t>
        </w:r>
      </w:ins>
      <w:ins w:id="1592" w:author="Martynas Lukosevicius" w:date="2022-01-03T00:53:00Z">
        <w:r w:rsidR="00622DC6">
          <w:t>ith a significance of 0.05</w:t>
        </w:r>
      </w:ins>
      <w:ins w:id="1593" w:author="Martynas Lukosevicius" w:date="2022-01-03T00:51:00Z">
        <w:r w:rsidR="00622DC6">
          <w:t xml:space="preserve">, </w:t>
        </w:r>
      </w:ins>
      <w:ins w:id="1594" w:author="Martynas Lukosevicius" w:date="2022-01-03T00:53:00Z">
        <w:r w:rsidR="00622DC6">
          <w:t xml:space="preserve">the distributions of M-BLEU4 scores </w:t>
        </w:r>
      </w:ins>
      <w:ins w:id="1595" w:author="Martynas Lukosevicius" w:date="2022-01-03T00:56:00Z">
        <w:r w:rsidR="001D354C">
          <w:t xml:space="preserve">of language models are not equal to distributions of </w:t>
        </w:r>
      </w:ins>
      <w:ins w:id="1596" w:author="Martynas Lukosevicius" w:date="2022-01-03T00:57:00Z">
        <w:r w:rsidR="001D354C">
          <w:t xml:space="preserve">M-BLEU4 scores of D. Trump and Others. </w:t>
        </w:r>
      </w:ins>
    </w:p>
    <w:p w14:paraId="32FFEE1B" w14:textId="69368BF7" w:rsidR="001D354C" w:rsidRDefault="00980E0F" w:rsidP="00BE1E86">
      <w:pPr>
        <w:rPr>
          <w:ins w:id="1597" w:author="Martynas Lukosevicius" w:date="2022-01-03T01:05:00Z"/>
        </w:rPr>
      </w:pPr>
      <w:ins w:id="1598" w:author="Martynas Lukosevicius" w:date="2022-01-03T01:00:00Z">
        <w:r>
          <w:t xml:space="preserve">Comparing style strength by </w:t>
        </w:r>
      </w:ins>
      <w:ins w:id="1599" w:author="Martynas Lukosevicius" w:date="2022-01-04T01:02:00Z">
        <w:r w:rsidR="003241C7">
          <w:t>“</w:t>
        </w:r>
        <w:proofErr w:type="spellStart"/>
        <w:r w:rsidR="003241C7">
          <w:t>textClassifier</w:t>
        </w:r>
        <w:proofErr w:type="spellEnd"/>
        <w:r w:rsidR="003241C7">
          <w:t>”</w:t>
        </w:r>
      </w:ins>
      <w:ins w:id="1600" w:author="Martynas Lukosevicius" w:date="2022-01-03T01:00:00Z">
        <w:r>
          <w:t xml:space="preserve"> scores</w:t>
        </w:r>
      </w:ins>
      <w:ins w:id="1601" w:author="Martynas Lukosevicius" w:date="2022-01-03T18:31:00Z">
        <w:r w:rsidR="00FF742C">
          <w:t xml:space="preserve"> (</w:t>
        </w:r>
        <w:r w:rsidR="00FF742C">
          <w:fldChar w:fldCharType="begin"/>
        </w:r>
        <w:r w:rsidR="00FF742C">
          <w:instrText xml:space="preserve"> REF _Ref92127131 </w:instrText>
        </w:r>
      </w:ins>
      <w:r w:rsidR="00FF742C">
        <w:fldChar w:fldCharType="separate"/>
      </w:r>
      <w:ins w:id="1602" w:author="Martynas Lukosevicius" w:date="2022-01-03T18:31:00Z">
        <w:r w:rsidR="00FF742C">
          <w:t xml:space="preserve">Figure </w:t>
        </w:r>
        <w:r w:rsidR="00FF742C">
          <w:rPr>
            <w:noProof/>
          </w:rPr>
          <w:t>11</w:t>
        </w:r>
        <w:r w:rsidR="00FF742C">
          <w:fldChar w:fldCharType="end"/>
        </w:r>
        <w:r w:rsidR="00FF742C">
          <w:t>)</w:t>
        </w:r>
      </w:ins>
      <w:ins w:id="1603" w:author="Martynas Lukosevicius" w:date="2022-01-03T01:00:00Z">
        <w:r>
          <w:t>, all models pe</w:t>
        </w:r>
      </w:ins>
      <w:ins w:id="1604" w:author="Martynas Lukosevicius" w:date="2022-01-03T01:01:00Z">
        <w:r>
          <w:t xml:space="preserve">rformed reasonably well compared to the scores obtained with </w:t>
        </w:r>
        <w:proofErr w:type="spellStart"/>
        <w:proofErr w:type="gramStart"/>
        <w:r>
          <w:t>D.Trump</w:t>
        </w:r>
        <w:proofErr w:type="spellEnd"/>
        <w:proofErr w:type="gramEnd"/>
        <w:r>
          <w:t xml:space="preserve"> s</w:t>
        </w:r>
      </w:ins>
      <w:ins w:id="1605" w:author="Martynas Lukosevicius" w:date="2022-01-03T01:02:00Z">
        <w:r>
          <w:t>peeches. With a same significance there is no evidence to reject</w:t>
        </w:r>
      </w:ins>
      <w:ins w:id="1606" w:author="Martynas Lukosevicius" w:date="2022-01-03T01:03:00Z">
        <w:r>
          <w:t xml:space="preserve"> t</w:t>
        </w:r>
      </w:ins>
      <w:ins w:id="1607" w:author="Martynas Lukosevicius" w:date="2022-01-03T01:04:00Z">
        <w:r>
          <w:t>hat</w:t>
        </w:r>
      </w:ins>
      <w:ins w:id="1608" w:author="Martynas Lukosevicius" w:date="2022-01-03T01:02:00Z">
        <w:r>
          <w:t xml:space="preserve"> distributions of scores </w:t>
        </w:r>
      </w:ins>
      <w:ins w:id="1609" w:author="Martynas Lukosevicius" w:date="2022-01-03T01:03:00Z">
        <w:r>
          <w:t>obtained by LSTM based model and GPT-2- simple,</w:t>
        </w:r>
      </w:ins>
      <w:ins w:id="1610" w:author="Martynas Lukosevicius" w:date="2022-01-03T01:04:00Z">
        <w:r>
          <w:t xml:space="preserve"> are same with a scores from Trump speeches</w:t>
        </w:r>
      </w:ins>
      <w:ins w:id="1611" w:author="Martynas Lukosevicius" w:date="2022-01-03T18:33:00Z">
        <w:r w:rsidR="00FF742C">
          <w:t xml:space="preserve"> (</w:t>
        </w:r>
        <w:r w:rsidR="00FF742C">
          <w:fldChar w:fldCharType="begin"/>
        </w:r>
        <w:r w:rsidR="00FF742C">
          <w:instrText xml:space="preserve"> REF _Ref92127174 </w:instrText>
        </w:r>
      </w:ins>
      <w:r w:rsidR="00FF742C">
        <w:fldChar w:fldCharType="separate"/>
      </w:r>
      <w:ins w:id="1612" w:author="Martynas Lukosevicius" w:date="2022-01-03T18:33:00Z">
        <w:r w:rsidR="00FF742C">
          <w:t xml:space="preserve">Table </w:t>
        </w:r>
        <w:r w:rsidR="00FF742C">
          <w:rPr>
            <w:noProof/>
          </w:rPr>
          <w:t>3</w:t>
        </w:r>
        <w:r w:rsidR="00FF742C">
          <w:fldChar w:fldCharType="end"/>
        </w:r>
        <w:r w:rsidR="00FF742C">
          <w:t>)</w:t>
        </w:r>
      </w:ins>
      <w:ins w:id="1613" w:author="Martynas Lukosevicius" w:date="2022-01-03T01:04:00Z">
        <w:r>
          <w:t xml:space="preserve">. </w:t>
        </w:r>
      </w:ins>
    </w:p>
    <w:p w14:paraId="1AD9C056" w14:textId="1D758B82" w:rsidR="00E66633" w:rsidRDefault="003461C5" w:rsidP="00BE1E86">
      <w:pPr>
        <w:rPr>
          <w:ins w:id="1614" w:author="Martynas Lukosevicius" w:date="2022-01-02T23:35:00Z"/>
          <w:noProof/>
        </w:rPr>
      </w:pPr>
      <w:ins w:id="1615" w:author="Martynas Lukosevicius" w:date="2022-01-03T01:05:00Z">
        <w:r>
          <w:rPr>
            <w:noProof/>
          </w:rPr>
          <w:t>Distributions of scores obtained by POS-DEP Classifier</w:t>
        </w:r>
      </w:ins>
      <w:ins w:id="1616" w:author="Martynas Lukosevicius" w:date="2022-01-03T18:32:00Z">
        <w:r w:rsidR="00FF742C">
          <w:rPr>
            <w:noProof/>
          </w:rPr>
          <w:t xml:space="preserve"> (</w:t>
        </w:r>
        <w:r w:rsidR="00FF742C">
          <w:rPr>
            <w:noProof/>
          </w:rPr>
          <w:fldChar w:fldCharType="begin"/>
        </w:r>
        <w:r w:rsidR="00FF742C">
          <w:rPr>
            <w:noProof/>
          </w:rPr>
          <w:instrText xml:space="preserve"> REF _Ref92127144 </w:instrText>
        </w:r>
      </w:ins>
      <w:r w:rsidR="00FF742C">
        <w:rPr>
          <w:noProof/>
        </w:rPr>
        <w:fldChar w:fldCharType="separate"/>
      </w:r>
      <w:ins w:id="1617" w:author="Martynas Lukosevicius" w:date="2022-01-03T18:32:00Z">
        <w:r w:rsidR="00FF742C">
          <w:t xml:space="preserve">Figure </w:t>
        </w:r>
        <w:r w:rsidR="00FF742C">
          <w:rPr>
            <w:noProof/>
          </w:rPr>
          <w:t>12</w:t>
        </w:r>
        <w:r w:rsidR="00FF742C">
          <w:rPr>
            <w:noProof/>
          </w:rPr>
          <w:fldChar w:fldCharType="end"/>
        </w:r>
        <w:r w:rsidR="00FF742C">
          <w:rPr>
            <w:noProof/>
          </w:rPr>
          <w:t>)</w:t>
        </w:r>
      </w:ins>
      <w:ins w:id="1618" w:author="Martynas Lukosevicius" w:date="2022-01-03T01:05:00Z">
        <w:r>
          <w:rPr>
            <w:noProof/>
          </w:rPr>
          <w:t xml:space="preserve"> </w:t>
        </w:r>
      </w:ins>
      <w:ins w:id="1619" w:author="Martynas Lukosevicius" w:date="2022-01-03T01:06:00Z">
        <w:r>
          <w:rPr>
            <w:noProof/>
          </w:rPr>
          <w:t>by the shape looks very similar for all the language models. But according to mann</w:t>
        </w:r>
      </w:ins>
      <w:ins w:id="1620" w:author="Martynas Lukosevicius" w:date="2022-01-03T01:07:00Z">
        <w:r>
          <w:rPr>
            <w:noProof/>
          </w:rPr>
          <w:t>-whitney U test</w:t>
        </w:r>
      </w:ins>
      <w:ins w:id="1621" w:author="Martynas Lukosevicius" w:date="2022-01-03T18:32:00Z">
        <w:r w:rsidR="00FF742C">
          <w:rPr>
            <w:noProof/>
          </w:rPr>
          <w:t xml:space="preserve"> (</w:t>
        </w:r>
        <w:r w:rsidR="00FF742C">
          <w:rPr>
            <w:noProof/>
          </w:rPr>
          <w:fldChar w:fldCharType="begin"/>
        </w:r>
        <w:r w:rsidR="00FF742C">
          <w:rPr>
            <w:noProof/>
          </w:rPr>
          <w:instrText xml:space="preserve"> REF _Ref92127174 </w:instrText>
        </w:r>
      </w:ins>
      <w:r w:rsidR="00FF742C">
        <w:rPr>
          <w:noProof/>
        </w:rPr>
        <w:fldChar w:fldCharType="separate"/>
      </w:r>
      <w:ins w:id="1622" w:author="Martynas Lukosevicius" w:date="2022-01-03T18:32:00Z">
        <w:r w:rsidR="00FF742C">
          <w:t xml:space="preserve">Table </w:t>
        </w:r>
        <w:r w:rsidR="00FF742C">
          <w:rPr>
            <w:noProof/>
          </w:rPr>
          <w:t>3</w:t>
        </w:r>
        <w:r w:rsidR="00FF742C">
          <w:rPr>
            <w:noProof/>
          </w:rPr>
          <w:fldChar w:fldCharType="end"/>
        </w:r>
        <w:r w:rsidR="00FF742C">
          <w:rPr>
            <w:noProof/>
          </w:rPr>
          <w:t>)</w:t>
        </w:r>
      </w:ins>
      <w:ins w:id="1623" w:author="Martynas Lukosevicius" w:date="2022-01-03T01:07:00Z">
        <w:r>
          <w:rPr>
            <w:noProof/>
          </w:rPr>
          <w:t>, with a significance level of 0.05</w:t>
        </w:r>
      </w:ins>
      <w:ins w:id="1624" w:author="Martynas Lukosevicius" w:date="2022-01-03T01:11:00Z">
        <w:r w:rsidR="00050754">
          <w:rPr>
            <w:noProof/>
          </w:rPr>
          <w:t>,</w:t>
        </w:r>
      </w:ins>
      <w:ins w:id="1625" w:author="Martynas Lukosevicius" w:date="2022-01-03T01:07:00Z">
        <w:r>
          <w:rPr>
            <w:noProof/>
          </w:rPr>
          <w:t xml:space="preserve"> </w:t>
        </w:r>
      </w:ins>
      <w:ins w:id="1626" w:author="Martynas Lukosevicius" w:date="2022-01-03T01:10:00Z">
        <w:r w:rsidR="00050754">
          <w:rPr>
            <w:noProof/>
          </w:rPr>
          <w:t xml:space="preserve">null hypothesis that distributions are equal must be rejected. </w:t>
        </w:r>
      </w:ins>
    </w:p>
    <w:p w14:paraId="733FC665" w14:textId="7B47BA39" w:rsidR="00FF742C" w:rsidRDefault="00FF742C">
      <w:pPr>
        <w:pStyle w:val="Caption"/>
        <w:keepNext/>
        <w:rPr>
          <w:ins w:id="1627" w:author="Martynas Lukosevicius" w:date="2022-01-03T18:29:00Z"/>
        </w:rPr>
        <w:pPrChange w:id="1628" w:author="Martynas Lukosevicius" w:date="2022-01-03T18:29:00Z">
          <w:pPr/>
        </w:pPrChange>
      </w:pPr>
      <w:bookmarkStart w:id="1629" w:name="_Ref92127174"/>
      <w:ins w:id="1630" w:author="Martynas Lukosevicius" w:date="2022-01-03T18:29:00Z">
        <w:r>
          <w:t xml:space="preserve">Table </w:t>
        </w:r>
        <w:r>
          <w:fldChar w:fldCharType="begin"/>
        </w:r>
        <w:r>
          <w:instrText xml:space="preserve"> SEQ Table \* ARABIC </w:instrText>
        </w:r>
      </w:ins>
      <w:r>
        <w:fldChar w:fldCharType="separate"/>
      </w:r>
      <w:ins w:id="1631" w:author="Martynas Lukosevicius" w:date="2022-01-03T18:29:00Z">
        <w:r>
          <w:rPr>
            <w:noProof/>
          </w:rPr>
          <w:t>3</w:t>
        </w:r>
        <w:r>
          <w:fldChar w:fldCharType="end"/>
        </w:r>
        <w:bookmarkEnd w:id="1629"/>
        <w:r>
          <w:t xml:space="preserve">. Mann-Whitney U </w:t>
        </w:r>
      </w:ins>
      <w:ins w:id="1632" w:author="Martynas Lukosevicius" w:date="2022-01-03T18:33:00Z">
        <w:r w:rsidR="004862AC">
          <w:t>test</w:t>
        </w:r>
      </w:ins>
      <w:ins w:id="1633" w:author="Martynas Lukosevicius" w:date="2022-01-03T18:29:00Z">
        <w:r>
          <w:t xml:space="preserve"> p values</w:t>
        </w:r>
      </w:ins>
    </w:p>
    <w:tbl>
      <w:tblPr>
        <w:tblStyle w:val="TableGrid"/>
        <w:tblW w:w="0" w:type="auto"/>
        <w:tblLook w:val="04A0" w:firstRow="1" w:lastRow="0" w:firstColumn="1" w:lastColumn="0" w:noHBand="0" w:noVBand="1"/>
      </w:tblPr>
      <w:tblGrid>
        <w:gridCol w:w="1410"/>
        <w:gridCol w:w="895"/>
        <w:gridCol w:w="1006"/>
        <w:gridCol w:w="830"/>
        <w:gridCol w:w="1006"/>
        <w:gridCol w:w="970"/>
        <w:gridCol w:w="922"/>
        <w:tblGridChange w:id="1634">
          <w:tblGrid>
            <w:gridCol w:w="1127"/>
            <w:gridCol w:w="283"/>
            <w:gridCol w:w="844"/>
            <w:gridCol w:w="51"/>
            <w:gridCol w:w="1006"/>
            <w:gridCol w:w="70"/>
            <w:gridCol w:w="760"/>
            <w:gridCol w:w="367"/>
            <w:gridCol w:w="639"/>
            <w:gridCol w:w="660"/>
            <w:gridCol w:w="310"/>
            <w:gridCol w:w="922"/>
            <w:gridCol w:w="186"/>
            <w:gridCol w:w="1134"/>
          </w:tblGrid>
        </w:tblGridChange>
      </w:tblGrid>
      <w:tr w:rsidR="00E66633" w14:paraId="3AF4030E" w14:textId="77777777" w:rsidTr="00B42EF8">
        <w:trPr>
          <w:ins w:id="1635" w:author="Martynas Lukosevicius" w:date="2022-01-03T00:20:00Z"/>
        </w:trPr>
        <w:tc>
          <w:tcPr>
            <w:tcW w:w="0" w:type="auto"/>
            <w:vMerge w:val="restart"/>
          </w:tcPr>
          <w:p w14:paraId="258ABA73" w14:textId="77777777" w:rsidR="00E66633" w:rsidRDefault="00E66633" w:rsidP="00BE1E86">
            <w:pPr>
              <w:rPr>
                <w:ins w:id="1636" w:author="Martynas Lukosevicius" w:date="2022-01-03T00:20:00Z"/>
              </w:rPr>
            </w:pPr>
          </w:p>
        </w:tc>
        <w:tc>
          <w:tcPr>
            <w:tcW w:w="0" w:type="auto"/>
            <w:gridSpan w:val="2"/>
          </w:tcPr>
          <w:p w14:paraId="15B93DBB" w14:textId="7E747847" w:rsidR="00E66633" w:rsidRDefault="00E66633" w:rsidP="00BE1E86">
            <w:pPr>
              <w:rPr>
                <w:ins w:id="1637" w:author="Martynas Lukosevicius" w:date="2022-01-03T00:20:00Z"/>
              </w:rPr>
            </w:pPr>
            <w:ins w:id="1638" w:author="Martynas Lukosevicius" w:date="2022-01-03T00:20:00Z">
              <w:r>
                <w:t>M-BLEU4</w:t>
              </w:r>
            </w:ins>
            <w:ins w:id="1639" w:author="Martynas Lukosevicius" w:date="2022-01-03T00:29:00Z">
              <w:r>
                <w:t xml:space="preserve"> </w:t>
              </w:r>
            </w:ins>
          </w:p>
        </w:tc>
        <w:tc>
          <w:tcPr>
            <w:tcW w:w="0" w:type="auto"/>
            <w:gridSpan w:val="2"/>
          </w:tcPr>
          <w:p w14:paraId="59A952DD" w14:textId="31BE1585" w:rsidR="00E66633" w:rsidRDefault="003241C7" w:rsidP="00BE1E86">
            <w:pPr>
              <w:rPr>
                <w:ins w:id="1640" w:author="Martynas Lukosevicius" w:date="2022-01-03T00:20:00Z"/>
              </w:rPr>
            </w:pPr>
            <w:ins w:id="1641" w:author="Martynas Lukosevicius" w:date="2022-01-04T01:03:00Z">
              <w:r>
                <w:t>“</w:t>
              </w:r>
              <w:proofErr w:type="spellStart"/>
              <w:r>
                <w:t>textClassifier</w:t>
              </w:r>
              <w:proofErr w:type="spellEnd"/>
              <w:r>
                <w:t>”</w:t>
              </w:r>
            </w:ins>
            <w:ins w:id="1642" w:author="Martynas Lukosevicius" w:date="2022-01-03T00:31:00Z">
              <w:r w:rsidR="00E66633">
                <w:t xml:space="preserve"> </w:t>
              </w:r>
            </w:ins>
          </w:p>
        </w:tc>
        <w:tc>
          <w:tcPr>
            <w:tcW w:w="0" w:type="auto"/>
            <w:gridSpan w:val="2"/>
          </w:tcPr>
          <w:p w14:paraId="666E707F" w14:textId="76F42C92" w:rsidR="00E66633" w:rsidRDefault="00E66633" w:rsidP="00BE1E86">
            <w:pPr>
              <w:rPr>
                <w:ins w:id="1643" w:author="Martynas Lukosevicius" w:date="2022-01-03T00:20:00Z"/>
              </w:rPr>
            </w:pPr>
            <w:ins w:id="1644" w:author="Martynas Lukosevicius" w:date="2022-01-03T00:33:00Z">
              <w:r>
                <w:t>POS_DEP</w:t>
              </w:r>
            </w:ins>
            <w:ins w:id="1645" w:author="Martynas Lukosevicius" w:date="2022-01-03T00:34:00Z">
              <w:r>
                <w:t xml:space="preserve"> Classifier </w:t>
              </w:r>
            </w:ins>
          </w:p>
        </w:tc>
      </w:tr>
      <w:tr w:rsidR="00E66633" w14:paraId="3088F0D5" w14:textId="77777777" w:rsidTr="00B42EF8">
        <w:trPr>
          <w:ins w:id="1646" w:author="Martynas Lukosevicius" w:date="2022-01-03T00:19:00Z"/>
        </w:trPr>
        <w:tc>
          <w:tcPr>
            <w:tcW w:w="0" w:type="auto"/>
            <w:vMerge/>
          </w:tcPr>
          <w:p w14:paraId="60423F23" w14:textId="77777777" w:rsidR="00E66633" w:rsidRDefault="00E66633" w:rsidP="00BE1E86">
            <w:pPr>
              <w:rPr>
                <w:ins w:id="1647" w:author="Martynas Lukosevicius" w:date="2022-01-03T00:19:00Z"/>
              </w:rPr>
            </w:pPr>
          </w:p>
        </w:tc>
        <w:tc>
          <w:tcPr>
            <w:tcW w:w="0" w:type="auto"/>
          </w:tcPr>
          <w:p w14:paraId="687D0C56" w14:textId="56F0B5F0" w:rsidR="00E66633" w:rsidRDefault="00E66633" w:rsidP="00BE1E86">
            <w:pPr>
              <w:rPr>
                <w:ins w:id="1648" w:author="Martynas Lukosevicius" w:date="2022-01-03T00:19:00Z"/>
              </w:rPr>
            </w:pPr>
            <w:ins w:id="1649" w:author="Martynas Lukosevicius" w:date="2022-01-03T00:20:00Z">
              <w:r>
                <w:t>Trump</w:t>
              </w:r>
            </w:ins>
          </w:p>
        </w:tc>
        <w:tc>
          <w:tcPr>
            <w:tcW w:w="0" w:type="auto"/>
          </w:tcPr>
          <w:p w14:paraId="204F2B4B" w14:textId="517EC246" w:rsidR="00E66633" w:rsidRDefault="00E66633" w:rsidP="00BE1E86">
            <w:pPr>
              <w:rPr>
                <w:ins w:id="1650" w:author="Martynas Lukosevicius" w:date="2022-01-03T00:19:00Z"/>
              </w:rPr>
            </w:pPr>
            <w:ins w:id="1651" w:author="Martynas Lukosevicius" w:date="2022-01-03T00:20:00Z">
              <w:r>
                <w:t>Others</w:t>
              </w:r>
            </w:ins>
          </w:p>
        </w:tc>
        <w:tc>
          <w:tcPr>
            <w:tcW w:w="0" w:type="auto"/>
          </w:tcPr>
          <w:p w14:paraId="183C8CE1" w14:textId="1A612A55" w:rsidR="00E66633" w:rsidRDefault="00E66633" w:rsidP="00BE1E86">
            <w:pPr>
              <w:rPr>
                <w:ins w:id="1652" w:author="Martynas Lukosevicius" w:date="2022-01-03T00:19:00Z"/>
              </w:rPr>
            </w:pPr>
            <w:ins w:id="1653" w:author="Martynas Lukosevicius" w:date="2022-01-03T00:32:00Z">
              <w:r>
                <w:t>Trump</w:t>
              </w:r>
            </w:ins>
          </w:p>
        </w:tc>
        <w:tc>
          <w:tcPr>
            <w:tcW w:w="0" w:type="auto"/>
          </w:tcPr>
          <w:p w14:paraId="65F542CB" w14:textId="5D60CCBA" w:rsidR="00E66633" w:rsidRDefault="00E66633" w:rsidP="00BE1E86">
            <w:pPr>
              <w:rPr>
                <w:ins w:id="1654" w:author="Martynas Lukosevicius" w:date="2022-01-03T00:19:00Z"/>
              </w:rPr>
            </w:pPr>
            <w:ins w:id="1655" w:author="Martynas Lukosevicius" w:date="2022-01-03T00:32:00Z">
              <w:r>
                <w:t>Others</w:t>
              </w:r>
            </w:ins>
          </w:p>
        </w:tc>
        <w:tc>
          <w:tcPr>
            <w:tcW w:w="0" w:type="auto"/>
          </w:tcPr>
          <w:p w14:paraId="0D104249" w14:textId="289E815A" w:rsidR="00E66633" w:rsidRDefault="00E66633" w:rsidP="00BE1E86">
            <w:pPr>
              <w:rPr>
                <w:ins w:id="1656" w:author="Martynas Lukosevicius" w:date="2022-01-03T00:19:00Z"/>
              </w:rPr>
            </w:pPr>
            <w:ins w:id="1657" w:author="Martynas Lukosevicius" w:date="2022-01-03T00:34:00Z">
              <w:r>
                <w:t>Trump</w:t>
              </w:r>
            </w:ins>
          </w:p>
        </w:tc>
        <w:tc>
          <w:tcPr>
            <w:tcW w:w="0" w:type="auto"/>
          </w:tcPr>
          <w:p w14:paraId="43CBAA82" w14:textId="1F2D7961" w:rsidR="00E66633" w:rsidRDefault="00E66633" w:rsidP="00BE1E86">
            <w:pPr>
              <w:rPr>
                <w:ins w:id="1658" w:author="Martynas Lukosevicius" w:date="2022-01-03T00:19:00Z"/>
              </w:rPr>
            </w:pPr>
            <w:ins w:id="1659" w:author="Martynas Lukosevicius" w:date="2022-01-03T00:34:00Z">
              <w:r>
                <w:t>Others</w:t>
              </w:r>
            </w:ins>
          </w:p>
        </w:tc>
      </w:tr>
      <w:tr w:rsidR="00E66633" w14:paraId="389A7231" w14:textId="77777777" w:rsidTr="00E66633">
        <w:tblPrEx>
          <w:tblW w:w="0" w:type="auto"/>
          <w:tblPrExChange w:id="1660" w:author="Martynas Lukosevicius" w:date="2022-01-03T00:43:00Z">
            <w:tblPrEx>
              <w:tblW w:w="0" w:type="auto"/>
            </w:tblPrEx>
          </w:tblPrExChange>
        </w:tblPrEx>
        <w:trPr>
          <w:ins w:id="1661" w:author="Martynas Lukosevicius" w:date="2022-01-03T00:19:00Z"/>
        </w:trPr>
        <w:tc>
          <w:tcPr>
            <w:tcW w:w="0" w:type="auto"/>
            <w:tcPrChange w:id="1662" w:author="Martynas Lukosevicius" w:date="2022-01-03T00:43:00Z">
              <w:tcPr>
                <w:tcW w:w="1127" w:type="dxa"/>
              </w:tcPr>
            </w:tcPrChange>
          </w:tcPr>
          <w:p w14:paraId="108BDB72" w14:textId="37CC9B9A" w:rsidR="00E66633" w:rsidRDefault="00E66633" w:rsidP="00E66633">
            <w:pPr>
              <w:rPr>
                <w:ins w:id="1663" w:author="Martynas Lukosevicius" w:date="2022-01-03T00:19:00Z"/>
              </w:rPr>
            </w:pPr>
            <w:ins w:id="1664" w:author="Martynas Lukosevicius" w:date="2022-01-03T00:19:00Z">
              <w:r>
                <w:t>N-Gram</w:t>
              </w:r>
            </w:ins>
          </w:p>
        </w:tc>
        <w:tc>
          <w:tcPr>
            <w:tcW w:w="0" w:type="auto"/>
            <w:tcPrChange w:id="1665" w:author="Martynas Lukosevicius" w:date="2022-01-03T00:43:00Z">
              <w:tcPr>
                <w:tcW w:w="1127" w:type="dxa"/>
                <w:gridSpan w:val="2"/>
              </w:tcPr>
            </w:tcPrChange>
          </w:tcPr>
          <w:p w14:paraId="3C341437" w14:textId="3C11FBD7" w:rsidR="00E66633" w:rsidRDefault="00E66633">
            <w:pPr>
              <w:rPr>
                <w:ins w:id="1666" w:author="Martynas Lukosevicius" w:date="2022-01-03T00:41:00Z"/>
              </w:rPr>
              <w:pPrChange w:id="1667" w:author="Martynas Lukosevicius" w:date="2022-01-03T00:42:00Z">
                <w:pPr>
                  <w:pStyle w:val="HTMLPreformatted"/>
                  <w:shd w:val="clear" w:color="auto" w:fill="FFFFFF"/>
                  <w:wordWrap w:val="0"/>
                  <w:textAlignment w:val="baseline"/>
                </w:pPr>
              </w:pPrChange>
            </w:pPr>
            <w:ins w:id="1668" w:author="Martynas Lukosevicius" w:date="2022-01-03T00:41:00Z">
              <w:r>
                <w:t>1.1e-53</w:t>
              </w:r>
            </w:ins>
          </w:p>
          <w:p w14:paraId="606E6381" w14:textId="102A2758" w:rsidR="00E66633" w:rsidRPr="0090187E" w:rsidRDefault="00E66633" w:rsidP="00E66633">
            <w:pPr>
              <w:rPr>
                <w:ins w:id="1669" w:author="Martynas Lukosevicius" w:date="2022-01-03T00:19:00Z"/>
                <w:rFonts w:ascii="Courier New" w:eastAsia="Times New Roman" w:hAnsi="Courier New" w:cs="Courier New"/>
                <w:lang w:eastAsia="en-GB"/>
                <w:rPrChange w:id="1670" w:author="Martynas Lukosevicius" w:date="2022-01-03T00:38:00Z">
                  <w:rPr>
                    <w:ins w:id="1671" w:author="Martynas Lukosevicius" w:date="2022-01-03T00:19:00Z"/>
                  </w:rPr>
                </w:rPrChange>
              </w:rPr>
            </w:pPr>
          </w:p>
        </w:tc>
        <w:tc>
          <w:tcPr>
            <w:tcW w:w="0" w:type="auto"/>
            <w:tcPrChange w:id="1672" w:author="Martynas Lukosevicius" w:date="2022-01-03T00:43:00Z">
              <w:tcPr>
                <w:tcW w:w="1127" w:type="dxa"/>
                <w:gridSpan w:val="3"/>
              </w:tcPr>
            </w:tcPrChange>
          </w:tcPr>
          <w:p w14:paraId="2E6EFD90" w14:textId="0DD121F4" w:rsidR="00E66633" w:rsidRDefault="00E66633">
            <w:pPr>
              <w:rPr>
                <w:ins w:id="1673" w:author="Martynas Lukosevicius" w:date="2022-01-03T00:42:00Z"/>
              </w:rPr>
              <w:pPrChange w:id="1674" w:author="Martynas Lukosevicius" w:date="2022-01-03T00:42:00Z">
                <w:pPr>
                  <w:pStyle w:val="HTMLPreformatted"/>
                  <w:shd w:val="clear" w:color="auto" w:fill="FFFFFF"/>
                  <w:wordWrap w:val="0"/>
                  <w:textAlignment w:val="baseline"/>
                </w:pPr>
              </w:pPrChange>
            </w:pPr>
            <w:ins w:id="1675" w:author="Martynas Lukosevicius" w:date="2022-01-03T00:42:00Z">
              <w:r>
                <w:t>4.45e-48</w:t>
              </w:r>
            </w:ins>
          </w:p>
          <w:p w14:paraId="05EC2375" w14:textId="550C71B8" w:rsidR="00E66633" w:rsidRDefault="00E66633" w:rsidP="00E66633">
            <w:pPr>
              <w:rPr>
                <w:ins w:id="1676" w:author="Martynas Lukosevicius" w:date="2022-01-03T00:19:00Z"/>
              </w:rPr>
            </w:pPr>
          </w:p>
        </w:tc>
        <w:tc>
          <w:tcPr>
            <w:tcW w:w="0" w:type="auto"/>
            <w:tcPrChange w:id="1677" w:author="Martynas Lukosevicius" w:date="2022-01-03T00:43:00Z">
              <w:tcPr>
                <w:tcW w:w="1127" w:type="dxa"/>
                <w:gridSpan w:val="2"/>
              </w:tcPr>
            </w:tcPrChange>
          </w:tcPr>
          <w:p w14:paraId="38B28BFE" w14:textId="3FCDEA36" w:rsidR="00E66633" w:rsidRDefault="00E66633">
            <w:pPr>
              <w:rPr>
                <w:ins w:id="1678" w:author="Martynas Lukosevicius" w:date="2022-01-03T00:40:00Z"/>
              </w:rPr>
              <w:pPrChange w:id="1679" w:author="Martynas Lukosevicius" w:date="2022-01-03T00:42:00Z">
                <w:pPr>
                  <w:pStyle w:val="HTMLPreformatted"/>
                  <w:shd w:val="clear" w:color="auto" w:fill="FFFFFF"/>
                  <w:wordWrap w:val="0"/>
                  <w:textAlignment w:val="baseline"/>
                </w:pPr>
              </w:pPrChange>
            </w:pPr>
            <w:ins w:id="1680" w:author="Martynas Lukosevicius" w:date="2022-01-03T00:40:00Z">
              <w:r>
                <w:t>0.0019</w:t>
              </w:r>
            </w:ins>
          </w:p>
          <w:p w14:paraId="4F18FFF1" w14:textId="0617A216" w:rsidR="00E66633" w:rsidRDefault="00E66633" w:rsidP="00E66633">
            <w:pPr>
              <w:rPr>
                <w:ins w:id="1681" w:author="Martynas Lukosevicius" w:date="2022-01-03T00:19:00Z"/>
              </w:rPr>
            </w:pPr>
          </w:p>
        </w:tc>
        <w:tc>
          <w:tcPr>
            <w:tcW w:w="0" w:type="auto"/>
            <w:tcPrChange w:id="1682" w:author="Martynas Lukosevicius" w:date="2022-01-03T00:43:00Z">
              <w:tcPr>
                <w:tcW w:w="1299" w:type="dxa"/>
                <w:gridSpan w:val="2"/>
              </w:tcPr>
            </w:tcPrChange>
          </w:tcPr>
          <w:p w14:paraId="19F79547" w14:textId="58946BCE" w:rsidR="00E66633" w:rsidRDefault="00E66633">
            <w:pPr>
              <w:rPr>
                <w:ins w:id="1683" w:author="Martynas Lukosevicius" w:date="2022-01-03T00:40:00Z"/>
              </w:rPr>
              <w:pPrChange w:id="1684" w:author="Martynas Lukosevicius" w:date="2022-01-03T00:42:00Z">
                <w:pPr>
                  <w:pStyle w:val="HTMLPreformatted"/>
                  <w:shd w:val="clear" w:color="auto" w:fill="FFFFFF"/>
                  <w:wordWrap w:val="0"/>
                  <w:textAlignment w:val="baseline"/>
                </w:pPr>
              </w:pPrChange>
            </w:pPr>
            <w:ins w:id="1685" w:author="Martynas Lukosevicius" w:date="2022-01-03T00:40:00Z">
              <w:r>
                <w:t>3.97e-41</w:t>
              </w:r>
            </w:ins>
          </w:p>
          <w:p w14:paraId="0D1FA27C" w14:textId="6443A33A" w:rsidR="00E66633" w:rsidRDefault="00E66633" w:rsidP="00E66633">
            <w:pPr>
              <w:rPr>
                <w:ins w:id="1686" w:author="Martynas Lukosevicius" w:date="2022-01-03T00:19:00Z"/>
              </w:rPr>
            </w:pPr>
          </w:p>
        </w:tc>
        <w:tc>
          <w:tcPr>
            <w:tcW w:w="0" w:type="auto"/>
            <w:tcPrChange w:id="1687" w:author="Martynas Lukosevicius" w:date="2022-01-03T00:43:00Z">
              <w:tcPr>
                <w:tcW w:w="1418" w:type="dxa"/>
                <w:gridSpan w:val="3"/>
              </w:tcPr>
            </w:tcPrChange>
          </w:tcPr>
          <w:p w14:paraId="11A93209" w14:textId="6AF749BF" w:rsidR="00E66633" w:rsidRDefault="00E66633" w:rsidP="00E66633">
            <w:pPr>
              <w:rPr>
                <w:ins w:id="1688" w:author="Martynas Lukosevicius" w:date="2022-01-03T00:19:00Z"/>
              </w:rPr>
            </w:pPr>
            <w:ins w:id="1689" w:author="Martynas Lukosevicius" w:date="2022-01-03T00:40:00Z">
              <w:r w:rsidRPr="0090187E">
                <w:rPr>
                  <w:lang w:eastAsia="en-GB"/>
                </w:rPr>
                <w:t>0.00077</w:t>
              </w:r>
            </w:ins>
          </w:p>
        </w:tc>
        <w:tc>
          <w:tcPr>
            <w:tcW w:w="0" w:type="auto"/>
            <w:tcPrChange w:id="1690" w:author="Martynas Lukosevicius" w:date="2022-01-03T00:43:00Z">
              <w:tcPr>
                <w:tcW w:w="1134" w:type="dxa"/>
              </w:tcPr>
            </w:tcPrChange>
          </w:tcPr>
          <w:p w14:paraId="014697CA" w14:textId="45F58D33" w:rsidR="00E66633" w:rsidRDefault="00E66633">
            <w:pPr>
              <w:rPr>
                <w:ins w:id="1691" w:author="Martynas Lukosevicius" w:date="2022-01-03T00:40:00Z"/>
              </w:rPr>
              <w:pPrChange w:id="1692" w:author="Martynas Lukosevicius" w:date="2022-01-03T00:42:00Z">
                <w:pPr>
                  <w:pStyle w:val="HTMLPreformatted"/>
                  <w:shd w:val="clear" w:color="auto" w:fill="FFFFFF"/>
                  <w:wordWrap w:val="0"/>
                  <w:textAlignment w:val="baseline"/>
                </w:pPr>
              </w:pPrChange>
            </w:pPr>
            <w:ins w:id="1693" w:author="Martynas Lukosevicius" w:date="2022-01-03T00:40:00Z">
              <w:r>
                <w:t>3.9e-32</w:t>
              </w:r>
            </w:ins>
          </w:p>
          <w:p w14:paraId="22F14595" w14:textId="6DD58235" w:rsidR="00E66633" w:rsidRDefault="00E66633" w:rsidP="00E66633">
            <w:pPr>
              <w:rPr>
                <w:ins w:id="1694" w:author="Martynas Lukosevicius" w:date="2022-01-03T00:19:00Z"/>
              </w:rPr>
            </w:pPr>
          </w:p>
        </w:tc>
      </w:tr>
      <w:tr w:rsidR="00E66633" w14:paraId="5E285EC6" w14:textId="77777777" w:rsidTr="00E66633">
        <w:tblPrEx>
          <w:tblW w:w="0" w:type="auto"/>
          <w:tblPrExChange w:id="1695" w:author="Martynas Lukosevicius" w:date="2022-01-03T00:43:00Z">
            <w:tblPrEx>
              <w:tblW w:w="0" w:type="auto"/>
            </w:tblPrEx>
          </w:tblPrExChange>
        </w:tblPrEx>
        <w:trPr>
          <w:ins w:id="1696" w:author="Martynas Lukosevicius" w:date="2022-01-03T00:19:00Z"/>
        </w:trPr>
        <w:tc>
          <w:tcPr>
            <w:tcW w:w="0" w:type="auto"/>
            <w:tcPrChange w:id="1697" w:author="Martynas Lukosevicius" w:date="2022-01-03T00:43:00Z">
              <w:tcPr>
                <w:tcW w:w="1127" w:type="dxa"/>
              </w:tcPr>
            </w:tcPrChange>
          </w:tcPr>
          <w:p w14:paraId="181B8D7B" w14:textId="08F7EDF0" w:rsidR="00E66633" w:rsidRDefault="00E66633" w:rsidP="00E66633">
            <w:pPr>
              <w:rPr>
                <w:ins w:id="1698" w:author="Martynas Lukosevicius" w:date="2022-01-03T00:19:00Z"/>
              </w:rPr>
            </w:pPr>
            <w:ins w:id="1699" w:author="Martynas Lukosevicius" w:date="2022-01-03T00:20:00Z">
              <w:r>
                <w:t>LSTM</w:t>
              </w:r>
            </w:ins>
          </w:p>
        </w:tc>
        <w:tc>
          <w:tcPr>
            <w:tcW w:w="0" w:type="auto"/>
            <w:tcPrChange w:id="1700" w:author="Martynas Lukosevicius" w:date="2022-01-03T00:43:00Z">
              <w:tcPr>
                <w:tcW w:w="1127" w:type="dxa"/>
                <w:gridSpan w:val="2"/>
              </w:tcPr>
            </w:tcPrChange>
          </w:tcPr>
          <w:p w14:paraId="38BB8540" w14:textId="4DC4FC73" w:rsidR="00E66633" w:rsidRDefault="00E66633">
            <w:pPr>
              <w:rPr>
                <w:ins w:id="1701" w:author="Martynas Lukosevicius" w:date="2022-01-03T00:41:00Z"/>
              </w:rPr>
              <w:pPrChange w:id="1702" w:author="Martynas Lukosevicius" w:date="2022-01-03T00:42:00Z">
                <w:pPr>
                  <w:pStyle w:val="HTMLPreformatted"/>
                  <w:shd w:val="clear" w:color="auto" w:fill="FFFFFF"/>
                  <w:wordWrap w:val="0"/>
                  <w:textAlignment w:val="baseline"/>
                </w:pPr>
              </w:pPrChange>
            </w:pPr>
            <w:ins w:id="1703" w:author="Martynas Lukosevicius" w:date="2022-01-03T00:41:00Z">
              <w:r>
                <w:t>1.4e-30</w:t>
              </w:r>
            </w:ins>
          </w:p>
          <w:p w14:paraId="740F6CB1" w14:textId="34C9B1EC" w:rsidR="00E66633" w:rsidRPr="00E66633" w:rsidRDefault="00E66633" w:rsidP="00E66633">
            <w:pPr>
              <w:rPr>
                <w:ins w:id="1704" w:author="Martynas Lukosevicius" w:date="2022-01-03T00:19:00Z"/>
              </w:rPr>
            </w:pPr>
          </w:p>
        </w:tc>
        <w:tc>
          <w:tcPr>
            <w:tcW w:w="0" w:type="auto"/>
            <w:tcPrChange w:id="1705" w:author="Martynas Lukosevicius" w:date="2022-01-03T00:43:00Z">
              <w:tcPr>
                <w:tcW w:w="1127" w:type="dxa"/>
                <w:gridSpan w:val="3"/>
              </w:tcPr>
            </w:tcPrChange>
          </w:tcPr>
          <w:p w14:paraId="09D03051" w14:textId="4B5AA036" w:rsidR="00E66633" w:rsidRDefault="00E66633">
            <w:pPr>
              <w:rPr>
                <w:ins w:id="1706" w:author="Martynas Lukosevicius" w:date="2022-01-03T00:42:00Z"/>
              </w:rPr>
              <w:pPrChange w:id="1707" w:author="Martynas Lukosevicius" w:date="2022-01-03T00:42:00Z">
                <w:pPr>
                  <w:pStyle w:val="HTMLPreformatted"/>
                  <w:shd w:val="clear" w:color="auto" w:fill="FFFFFF"/>
                  <w:wordWrap w:val="0"/>
                  <w:textAlignment w:val="baseline"/>
                </w:pPr>
              </w:pPrChange>
            </w:pPr>
            <w:ins w:id="1708" w:author="Martynas Lukosevicius" w:date="2022-01-03T00:42:00Z">
              <w:r>
                <w:t>5.05e-34</w:t>
              </w:r>
            </w:ins>
          </w:p>
          <w:p w14:paraId="0EC9A74F" w14:textId="7BDF5119" w:rsidR="00E66633" w:rsidRDefault="00E66633" w:rsidP="00E66633">
            <w:pPr>
              <w:rPr>
                <w:ins w:id="1709" w:author="Martynas Lukosevicius" w:date="2022-01-03T00:19:00Z"/>
              </w:rPr>
            </w:pPr>
          </w:p>
        </w:tc>
        <w:tc>
          <w:tcPr>
            <w:tcW w:w="0" w:type="auto"/>
            <w:tcPrChange w:id="1710" w:author="Martynas Lukosevicius" w:date="2022-01-03T00:43:00Z">
              <w:tcPr>
                <w:tcW w:w="1127" w:type="dxa"/>
                <w:gridSpan w:val="2"/>
              </w:tcPr>
            </w:tcPrChange>
          </w:tcPr>
          <w:p w14:paraId="4F5FEC54" w14:textId="029A1C66" w:rsidR="00E66633" w:rsidRDefault="00E66633">
            <w:pPr>
              <w:rPr>
                <w:ins w:id="1711" w:author="Martynas Lukosevicius" w:date="2022-01-03T00:40:00Z"/>
              </w:rPr>
              <w:pPrChange w:id="1712" w:author="Martynas Lukosevicius" w:date="2022-01-03T00:42:00Z">
                <w:pPr>
                  <w:pStyle w:val="HTMLPreformatted"/>
                  <w:shd w:val="clear" w:color="auto" w:fill="FFFFFF"/>
                  <w:wordWrap w:val="0"/>
                  <w:textAlignment w:val="baseline"/>
                </w:pPr>
              </w:pPrChange>
            </w:pPr>
            <w:ins w:id="1713" w:author="Martynas Lukosevicius" w:date="2022-01-03T00:40:00Z">
              <w:r>
                <w:t>0.1056</w:t>
              </w:r>
            </w:ins>
          </w:p>
          <w:p w14:paraId="69242F7A" w14:textId="35D88B2C" w:rsidR="00E66633" w:rsidRDefault="00E66633" w:rsidP="00E66633">
            <w:pPr>
              <w:rPr>
                <w:ins w:id="1714" w:author="Martynas Lukosevicius" w:date="2022-01-03T00:19:00Z"/>
              </w:rPr>
            </w:pPr>
          </w:p>
        </w:tc>
        <w:tc>
          <w:tcPr>
            <w:tcW w:w="0" w:type="auto"/>
            <w:tcPrChange w:id="1715" w:author="Martynas Lukosevicius" w:date="2022-01-03T00:43:00Z">
              <w:tcPr>
                <w:tcW w:w="1299" w:type="dxa"/>
                <w:gridSpan w:val="2"/>
              </w:tcPr>
            </w:tcPrChange>
          </w:tcPr>
          <w:p w14:paraId="714F0EC5" w14:textId="595D116C" w:rsidR="00E66633" w:rsidRDefault="00E66633">
            <w:pPr>
              <w:rPr>
                <w:ins w:id="1716" w:author="Martynas Lukosevicius" w:date="2022-01-03T00:41:00Z"/>
              </w:rPr>
              <w:pPrChange w:id="1717" w:author="Martynas Lukosevicius" w:date="2022-01-03T00:42:00Z">
                <w:pPr>
                  <w:pStyle w:val="HTMLPreformatted"/>
                  <w:shd w:val="clear" w:color="auto" w:fill="FFFFFF"/>
                  <w:wordWrap w:val="0"/>
                  <w:textAlignment w:val="baseline"/>
                </w:pPr>
              </w:pPrChange>
            </w:pPr>
            <w:ins w:id="1718" w:author="Martynas Lukosevicius" w:date="2022-01-03T00:41:00Z">
              <w:r>
                <w:t>4.1e-38</w:t>
              </w:r>
            </w:ins>
          </w:p>
          <w:p w14:paraId="2C3E5ADA" w14:textId="6C180A46" w:rsidR="00E66633" w:rsidRDefault="00E66633" w:rsidP="00E66633">
            <w:pPr>
              <w:rPr>
                <w:ins w:id="1719" w:author="Martynas Lukosevicius" w:date="2022-01-03T00:19:00Z"/>
              </w:rPr>
            </w:pPr>
          </w:p>
        </w:tc>
        <w:tc>
          <w:tcPr>
            <w:tcW w:w="0" w:type="auto"/>
            <w:tcPrChange w:id="1720" w:author="Martynas Lukosevicius" w:date="2022-01-03T00:43:00Z">
              <w:tcPr>
                <w:tcW w:w="1418" w:type="dxa"/>
                <w:gridSpan w:val="3"/>
              </w:tcPr>
            </w:tcPrChange>
          </w:tcPr>
          <w:p w14:paraId="6F301683" w14:textId="1F95E6B6" w:rsidR="00E66633" w:rsidRDefault="00E66633" w:rsidP="00E66633">
            <w:pPr>
              <w:rPr>
                <w:ins w:id="1721" w:author="Martynas Lukosevicius" w:date="2022-01-03T00:19:00Z"/>
              </w:rPr>
            </w:pPr>
            <w:ins w:id="1722" w:author="Martynas Lukosevicius" w:date="2022-01-03T00:40:00Z">
              <w:r>
                <w:t>0.014</w:t>
              </w:r>
            </w:ins>
          </w:p>
        </w:tc>
        <w:tc>
          <w:tcPr>
            <w:tcW w:w="0" w:type="auto"/>
            <w:tcPrChange w:id="1723" w:author="Martynas Lukosevicius" w:date="2022-01-03T00:43:00Z">
              <w:tcPr>
                <w:tcW w:w="1134" w:type="dxa"/>
              </w:tcPr>
            </w:tcPrChange>
          </w:tcPr>
          <w:p w14:paraId="7CE5E85E" w14:textId="518CFB4B" w:rsidR="00E66633" w:rsidRDefault="00E66633">
            <w:pPr>
              <w:rPr>
                <w:ins w:id="1724" w:author="Martynas Lukosevicius" w:date="2022-01-03T00:40:00Z"/>
              </w:rPr>
              <w:pPrChange w:id="1725" w:author="Martynas Lukosevicius" w:date="2022-01-03T00:42:00Z">
                <w:pPr>
                  <w:pStyle w:val="HTMLPreformatted"/>
                  <w:shd w:val="clear" w:color="auto" w:fill="FFFFFF"/>
                  <w:wordWrap w:val="0"/>
                  <w:textAlignment w:val="baseline"/>
                </w:pPr>
              </w:pPrChange>
            </w:pPr>
            <w:ins w:id="1726" w:author="Martynas Lukosevicius" w:date="2022-01-03T00:40:00Z">
              <w:r>
                <w:t>4.5e-32</w:t>
              </w:r>
            </w:ins>
          </w:p>
          <w:p w14:paraId="22DC9E12" w14:textId="54C0A0CE" w:rsidR="00E66633" w:rsidRDefault="00E66633" w:rsidP="00E66633">
            <w:pPr>
              <w:rPr>
                <w:ins w:id="1727" w:author="Martynas Lukosevicius" w:date="2022-01-03T00:19:00Z"/>
              </w:rPr>
            </w:pPr>
          </w:p>
        </w:tc>
      </w:tr>
      <w:tr w:rsidR="00E66633" w14:paraId="22965EF1" w14:textId="77777777" w:rsidTr="00E66633">
        <w:tblPrEx>
          <w:tblW w:w="0" w:type="auto"/>
          <w:tblPrExChange w:id="1728" w:author="Martynas Lukosevicius" w:date="2022-01-03T00:43:00Z">
            <w:tblPrEx>
              <w:tblW w:w="0" w:type="auto"/>
            </w:tblPrEx>
          </w:tblPrExChange>
        </w:tblPrEx>
        <w:trPr>
          <w:ins w:id="1729" w:author="Martynas Lukosevicius" w:date="2022-01-03T00:20:00Z"/>
        </w:trPr>
        <w:tc>
          <w:tcPr>
            <w:tcW w:w="0" w:type="auto"/>
            <w:tcPrChange w:id="1730" w:author="Martynas Lukosevicius" w:date="2022-01-03T00:43:00Z">
              <w:tcPr>
                <w:tcW w:w="1127" w:type="dxa"/>
              </w:tcPr>
            </w:tcPrChange>
          </w:tcPr>
          <w:p w14:paraId="0421E7D1" w14:textId="61C6C307" w:rsidR="00E66633" w:rsidRDefault="00E66633" w:rsidP="00E66633">
            <w:pPr>
              <w:rPr>
                <w:ins w:id="1731" w:author="Martynas Lukosevicius" w:date="2022-01-03T00:20:00Z"/>
              </w:rPr>
            </w:pPr>
            <w:ins w:id="1732" w:author="Martynas Lukosevicius" w:date="2022-01-03T00:20:00Z">
              <w:r>
                <w:t>GPT-2-simple</w:t>
              </w:r>
            </w:ins>
          </w:p>
        </w:tc>
        <w:tc>
          <w:tcPr>
            <w:tcW w:w="0" w:type="auto"/>
            <w:tcPrChange w:id="1733" w:author="Martynas Lukosevicius" w:date="2022-01-03T00:43:00Z">
              <w:tcPr>
                <w:tcW w:w="1127" w:type="dxa"/>
                <w:gridSpan w:val="2"/>
              </w:tcPr>
            </w:tcPrChange>
          </w:tcPr>
          <w:p w14:paraId="38066281" w14:textId="4CA2FF8F" w:rsidR="00E66633" w:rsidRDefault="00E66633">
            <w:pPr>
              <w:rPr>
                <w:ins w:id="1734" w:author="Martynas Lukosevicius" w:date="2022-01-03T00:42:00Z"/>
              </w:rPr>
              <w:pPrChange w:id="1735" w:author="Martynas Lukosevicius" w:date="2022-01-03T00:42:00Z">
                <w:pPr>
                  <w:pStyle w:val="HTMLPreformatted"/>
                  <w:shd w:val="clear" w:color="auto" w:fill="FFFFFF"/>
                  <w:wordWrap w:val="0"/>
                  <w:textAlignment w:val="baseline"/>
                </w:pPr>
              </w:pPrChange>
            </w:pPr>
            <w:ins w:id="1736" w:author="Martynas Lukosevicius" w:date="2022-01-03T00:42:00Z">
              <w:r>
                <w:t>1.6e-44</w:t>
              </w:r>
            </w:ins>
          </w:p>
          <w:p w14:paraId="23C6EAA2" w14:textId="2528B750" w:rsidR="00E66633" w:rsidRDefault="00E66633" w:rsidP="00E66633">
            <w:pPr>
              <w:rPr>
                <w:ins w:id="1737" w:author="Martynas Lukosevicius" w:date="2022-01-03T00:20:00Z"/>
              </w:rPr>
            </w:pPr>
          </w:p>
        </w:tc>
        <w:tc>
          <w:tcPr>
            <w:tcW w:w="0" w:type="auto"/>
            <w:tcPrChange w:id="1738" w:author="Martynas Lukosevicius" w:date="2022-01-03T00:43:00Z">
              <w:tcPr>
                <w:tcW w:w="1127" w:type="dxa"/>
                <w:gridSpan w:val="3"/>
              </w:tcPr>
            </w:tcPrChange>
          </w:tcPr>
          <w:p w14:paraId="002E81B7" w14:textId="03F27A35" w:rsidR="00E66633" w:rsidRDefault="00E66633">
            <w:pPr>
              <w:rPr>
                <w:ins w:id="1739" w:author="Martynas Lukosevicius" w:date="2022-01-03T00:42:00Z"/>
              </w:rPr>
              <w:pPrChange w:id="1740" w:author="Martynas Lukosevicius" w:date="2022-01-03T00:42:00Z">
                <w:pPr>
                  <w:pStyle w:val="HTMLPreformatted"/>
                  <w:shd w:val="clear" w:color="auto" w:fill="FFFFFF"/>
                  <w:wordWrap w:val="0"/>
                  <w:textAlignment w:val="baseline"/>
                </w:pPr>
              </w:pPrChange>
            </w:pPr>
            <w:ins w:id="1741" w:author="Martynas Lukosevicius" w:date="2022-01-03T00:42:00Z">
              <w:r>
                <w:t>5.2e-56</w:t>
              </w:r>
            </w:ins>
          </w:p>
          <w:p w14:paraId="21241B0D" w14:textId="3F69E0C8" w:rsidR="00E66633" w:rsidRDefault="00E66633" w:rsidP="00E66633">
            <w:pPr>
              <w:rPr>
                <w:ins w:id="1742" w:author="Martynas Lukosevicius" w:date="2022-01-03T00:20:00Z"/>
              </w:rPr>
            </w:pPr>
          </w:p>
        </w:tc>
        <w:tc>
          <w:tcPr>
            <w:tcW w:w="0" w:type="auto"/>
            <w:tcPrChange w:id="1743" w:author="Martynas Lukosevicius" w:date="2022-01-03T00:43:00Z">
              <w:tcPr>
                <w:tcW w:w="1127" w:type="dxa"/>
                <w:gridSpan w:val="2"/>
              </w:tcPr>
            </w:tcPrChange>
          </w:tcPr>
          <w:p w14:paraId="548E6A0B" w14:textId="7711513B" w:rsidR="00E66633" w:rsidRDefault="00E66633">
            <w:pPr>
              <w:rPr>
                <w:ins w:id="1744" w:author="Martynas Lukosevicius" w:date="2022-01-03T00:40:00Z"/>
              </w:rPr>
              <w:pPrChange w:id="1745" w:author="Martynas Lukosevicius" w:date="2022-01-03T00:42:00Z">
                <w:pPr>
                  <w:pStyle w:val="HTMLPreformatted"/>
                  <w:shd w:val="clear" w:color="auto" w:fill="FFFFFF"/>
                  <w:wordWrap w:val="0"/>
                  <w:textAlignment w:val="baseline"/>
                </w:pPr>
              </w:pPrChange>
            </w:pPr>
            <w:ins w:id="1746" w:author="Martynas Lukosevicius" w:date="2022-01-03T00:40:00Z">
              <w:r>
                <w:t>0.4389</w:t>
              </w:r>
            </w:ins>
          </w:p>
          <w:p w14:paraId="012E7F2B" w14:textId="642402DB" w:rsidR="00E66633" w:rsidRDefault="00E66633" w:rsidP="00E66633">
            <w:pPr>
              <w:rPr>
                <w:ins w:id="1747" w:author="Martynas Lukosevicius" w:date="2022-01-03T00:20:00Z"/>
              </w:rPr>
            </w:pPr>
          </w:p>
        </w:tc>
        <w:tc>
          <w:tcPr>
            <w:tcW w:w="0" w:type="auto"/>
            <w:tcPrChange w:id="1748" w:author="Martynas Lukosevicius" w:date="2022-01-03T00:43:00Z">
              <w:tcPr>
                <w:tcW w:w="1299" w:type="dxa"/>
                <w:gridSpan w:val="2"/>
              </w:tcPr>
            </w:tcPrChange>
          </w:tcPr>
          <w:p w14:paraId="22890613" w14:textId="0073A0D8" w:rsidR="00E66633" w:rsidRDefault="00E66633">
            <w:pPr>
              <w:rPr>
                <w:ins w:id="1749" w:author="Martynas Lukosevicius" w:date="2022-01-03T00:41:00Z"/>
              </w:rPr>
              <w:pPrChange w:id="1750" w:author="Martynas Lukosevicius" w:date="2022-01-03T00:42:00Z">
                <w:pPr>
                  <w:pStyle w:val="HTMLPreformatted"/>
                  <w:shd w:val="clear" w:color="auto" w:fill="FFFFFF"/>
                  <w:wordWrap w:val="0"/>
                  <w:textAlignment w:val="baseline"/>
                </w:pPr>
              </w:pPrChange>
            </w:pPr>
            <w:ins w:id="1751" w:author="Martynas Lukosevicius" w:date="2022-01-03T00:41:00Z">
              <w:r>
                <w:t>1.4e-40</w:t>
              </w:r>
            </w:ins>
          </w:p>
          <w:p w14:paraId="6FD145FF" w14:textId="748EBA2B" w:rsidR="00E66633" w:rsidRDefault="00E66633" w:rsidP="00E66633">
            <w:pPr>
              <w:rPr>
                <w:ins w:id="1752" w:author="Martynas Lukosevicius" w:date="2022-01-03T00:20:00Z"/>
              </w:rPr>
            </w:pPr>
          </w:p>
        </w:tc>
        <w:tc>
          <w:tcPr>
            <w:tcW w:w="0" w:type="auto"/>
            <w:tcPrChange w:id="1753" w:author="Martynas Lukosevicius" w:date="2022-01-03T00:43:00Z">
              <w:tcPr>
                <w:tcW w:w="1418" w:type="dxa"/>
                <w:gridSpan w:val="3"/>
              </w:tcPr>
            </w:tcPrChange>
          </w:tcPr>
          <w:p w14:paraId="5FF77DE2" w14:textId="77777777" w:rsidR="00E66633" w:rsidRDefault="00E66633">
            <w:pPr>
              <w:rPr>
                <w:ins w:id="1754" w:author="Martynas Lukosevicius" w:date="2022-01-03T00:40:00Z"/>
              </w:rPr>
              <w:pPrChange w:id="1755" w:author="Martynas Lukosevicius" w:date="2022-01-03T00:42:00Z">
                <w:pPr>
                  <w:pStyle w:val="HTMLPreformatted"/>
                  <w:shd w:val="clear" w:color="auto" w:fill="FFFFFF"/>
                  <w:wordWrap w:val="0"/>
                  <w:textAlignment w:val="baseline"/>
                </w:pPr>
              </w:pPrChange>
            </w:pPr>
            <w:ins w:id="1756" w:author="Martynas Lukosevicius" w:date="2022-01-03T00:40:00Z">
              <w:r>
                <w:t>1.3e-05</w:t>
              </w:r>
            </w:ins>
          </w:p>
          <w:p w14:paraId="4A773C60" w14:textId="1B106B77" w:rsidR="00E66633" w:rsidRDefault="00E66633" w:rsidP="00E66633">
            <w:pPr>
              <w:rPr>
                <w:ins w:id="1757" w:author="Martynas Lukosevicius" w:date="2022-01-03T00:20:00Z"/>
              </w:rPr>
            </w:pPr>
          </w:p>
        </w:tc>
        <w:tc>
          <w:tcPr>
            <w:tcW w:w="0" w:type="auto"/>
            <w:tcPrChange w:id="1758" w:author="Martynas Lukosevicius" w:date="2022-01-03T00:43:00Z">
              <w:tcPr>
                <w:tcW w:w="1134" w:type="dxa"/>
              </w:tcPr>
            </w:tcPrChange>
          </w:tcPr>
          <w:p w14:paraId="411B0AA0" w14:textId="7B087033" w:rsidR="00E66633" w:rsidRDefault="00E66633">
            <w:pPr>
              <w:rPr>
                <w:ins w:id="1759" w:author="Martynas Lukosevicius" w:date="2022-01-03T00:40:00Z"/>
              </w:rPr>
              <w:pPrChange w:id="1760" w:author="Martynas Lukosevicius" w:date="2022-01-03T00:42:00Z">
                <w:pPr>
                  <w:pStyle w:val="HTMLPreformatted"/>
                  <w:shd w:val="clear" w:color="auto" w:fill="FFFFFF"/>
                  <w:wordWrap w:val="0"/>
                  <w:textAlignment w:val="baseline"/>
                </w:pPr>
              </w:pPrChange>
            </w:pPr>
            <w:ins w:id="1761" w:author="Martynas Lukosevicius" w:date="2022-01-03T00:40:00Z">
              <w:r>
                <w:t>7.3e-33</w:t>
              </w:r>
            </w:ins>
          </w:p>
          <w:p w14:paraId="5B54141A" w14:textId="34A53625" w:rsidR="00E66633" w:rsidRDefault="00E66633" w:rsidP="00E66633">
            <w:pPr>
              <w:rPr>
                <w:ins w:id="1762" w:author="Martynas Lukosevicius" w:date="2022-01-03T00:20:00Z"/>
              </w:rPr>
            </w:pPr>
          </w:p>
        </w:tc>
      </w:tr>
    </w:tbl>
    <w:p w14:paraId="5E8155DC" w14:textId="23280B06" w:rsidR="004862AC" w:rsidRDefault="004862AC" w:rsidP="00BE1E86">
      <w:pPr>
        <w:rPr>
          <w:ins w:id="1763" w:author="Martynas Lukosevicius" w:date="2022-01-03T18:33:00Z"/>
        </w:rPr>
      </w:pPr>
    </w:p>
    <w:p w14:paraId="36FA4F2B" w14:textId="3B75B442" w:rsidR="004862AC" w:rsidRDefault="00A0763D" w:rsidP="004862AC">
      <w:pPr>
        <w:pStyle w:val="Heading1"/>
        <w:rPr>
          <w:ins w:id="1764" w:author="Martynas Lukosevicius" w:date="2022-01-03T18:35:00Z"/>
        </w:rPr>
      </w:pPr>
      <w:r>
        <w:rPr>
          <w:noProof/>
        </w:rPr>
        <w:lastRenderedPageBreak/>
        <mc:AlternateContent>
          <mc:Choice Requires="wpg">
            <w:drawing>
              <wp:anchor distT="0" distB="0" distL="114300" distR="114300" simplePos="0" relativeHeight="251675648" behindDoc="0" locked="0" layoutInCell="1" allowOverlap="1" wp14:anchorId="76D26C14" wp14:editId="6444B159">
                <wp:simplePos x="0" y="0"/>
                <wp:positionH relativeFrom="column">
                  <wp:posOffset>3495675</wp:posOffset>
                </wp:positionH>
                <wp:positionV relativeFrom="paragraph">
                  <wp:posOffset>70485</wp:posOffset>
                </wp:positionV>
                <wp:extent cx="2897505" cy="2476500"/>
                <wp:effectExtent l="0" t="0" r="0" b="0"/>
                <wp:wrapSquare wrapText="bothSides"/>
                <wp:docPr id="27" name="Group 27"/>
                <wp:cNvGraphicFramePr/>
                <a:graphic xmlns:a="http://schemas.openxmlformats.org/drawingml/2006/main">
                  <a:graphicData uri="http://schemas.microsoft.com/office/word/2010/wordprocessingGroup">
                    <wpg:wgp>
                      <wpg:cNvGrpSpPr/>
                      <wpg:grpSpPr>
                        <a:xfrm>
                          <a:off x="0" y="0"/>
                          <a:ext cx="2897505" cy="2476500"/>
                          <a:chOff x="0" y="0"/>
                          <a:chExt cx="2897505" cy="2476500"/>
                        </a:xfrm>
                      </wpg:grpSpPr>
                      <pic:pic xmlns:pic="http://schemas.openxmlformats.org/drawingml/2006/picture">
                        <pic:nvPicPr>
                          <pic:cNvPr id="14" name="Picture 14" descr="Dia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897505" cy="2148840"/>
                          </a:xfrm>
                          <a:prstGeom prst="rect">
                            <a:avLst/>
                          </a:prstGeom>
                        </pic:spPr>
                      </pic:pic>
                      <wps:wsp>
                        <wps:cNvPr id="26" name="Text Box 26"/>
                        <wps:cNvSpPr txBox="1"/>
                        <wps:spPr>
                          <a:xfrm>
                            <a:off x="0" y="2209800"/>
                            <a:ext cx="2897505" cy="266700"/>
                          </a:xfrm>
                          <a:prstGeom prst="rect">
                            <a:avLst/>
                          </a:prstGeom>
                          <a:solidFill>
                            <a:prstClr val="white"/>
                          </a:solidFill>
                          <a:ln>
                            <a:noFill/>
                          </a:ln>
                        </wps:spPr>
                        <wps:txbx>
                          <w:txbxContent>
                            <w:p w14:paraId="3A573787" w14:textId="0B570C26" w:rsidR="00736DF2" w:rsidRPr="005A2376" w:rsidRDefault="00736DF2">
                              <w:pPr>
                                <w:pStyle w:val="Caption"/>
                                <w:rPr>
                                  <w:noProof/>
                                </w:rPr>
                                <w:pPrChange w:id="1765" w:author="Martynas Lukosevicius" w:date="2022-01-03T18:27:00Z">
                                  <w:pPr/>
                                </w:pPrChange>
                              </w:pPr>
                              <w:bookmarkStart w:id="1766" w:name="_Ref92127131"/>
                              <w:ins w:id="1767" w:author="Martynas Lukosevicius" w:date="2022-01-03T18:27:00Z">
                                <w:r>
                                  <w:t xml:space="preserve">Figure </w:t>
                                </w:r>
                                <w:r>
                                  <w:fldChar w:fldCharType="begin"/>
                                </w:r>
                                <w:r>
                                  <w:instrText xml:space="preserve"> SEQ Figure \* ARABIC </w:instrText>
                                </w:r>
                              </w:ins>
                              <w:r>
                                <w:fldChar w:fldCharType="separate"/>
                              </w:r>
                              <w:ins w:id="1768" w:author="Martynas Lukosevicius" w:date="2022-01-03T18:28:00Z">
                                <w:r w:rsidR="00FF742C">
                                  <w:rPr>
                                    <w:noProof/>
                                  </w:rPr>
                                  <w:t>11</w:t>
                                </w:r>
                              </w:ins>
                              <w:ins w:id="1769" w:author="Martynas Lukosevicius" w:date="2022-01-03T18:27:00Z">
                                <w:r>
                                  <w:fldChar w:fldCharType="end"/>
                                </w:r>
                                <w:bookmarkEnd w:id="1766"/>
                                <w:r>
                                  <w:t xml:space="preserve">. LM comparison: </w:t>
                                </w:r>
                                <w:proofErr w:type="spellStart"/>
                                <w:r>
                                  <w:t>TextClassifier</w:t>
                                </w:r>
                                <w:proofErr w:type="spellEnd"/>
                                <w:r>
                                  <w:t xml:space="preserve"> scores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D26C14" id="Group 27" o:spid="_x0000_s1041" style="position:absolute;left:0;text-align:left;margin-left:275.25pt;margin-top:5.55pt;width:228.15pt;height:195pt;z-index:251675648" coordsize="28975,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">
                <v:shape id="Picture 14" o:spid="_x0000_s1042" type="#_x0000_t75" alt="Diagram&#10;&#10;Description automatically generated" style="position:absolute;width:28975;height:2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">
                  <v:imagedata r:id="rId27" o:title="Diagram&#10;&#10;Description automatically generated"/>
                </v:shape>
                <v:shape id="Text Box 26" o:spid="_x0000_s1043" type="#_x0000_t202" style="position:absolute;top:22098;width:289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A573787" w14:textId="0B570C26" w:rsidR="00736DF2" w:rsidRPr="005A2376" w:rsidRDefault="00736DF2">
                        <w:pPr>
                          <w:pStyle w:val="Caption"/>
                          <w:rPr>
                            <w:noProof/>
                          </w:rPr>
                          <w:pPrChange w:id="1770" w:author="Martynas Lukosevicius" w:date="2022-01-03T18:27:00Z">
                            <w:pPr/>
                          </w:pPrChange>
                        </w:pPr>
                        <w:bookmarkStart w:id="1771" w:name="_Ref92127131"/>
                        <w:ins w:id="1772" w:author="Martynas Lukosevicius" w:date="2022-01-03T18:27:00Z">
                          <w:r>
                            <w:t xml:space="preserve">Figure </w:t>
                          </w:r>
                          <w:r>
                            <w:fldChar w:fldCharType="begin"/>
                          </w:r>
                          <w:r>
                            <w:instrText xml:space="preserve"> SEQ Figure \* ARABIC </w:instrText>
                          </w:r>
                        </w:ins>
                        <w:r>
                          <w:fldChar w:fldCharType="separate"/>
                        </w:r>
                        <w:ins w:id="1773" w:author="Martynas Lukosevicius" w:date="2022-01-03T18:28:00Z">
                          <w:r w:rsidR="00FF742C">
                            <w:rPr>
                              <w:noProof/>
                            </w:rPr>
                            <w:t>11</w:t>
                          </w:r>
                        </w:ins>
                        <w:ins w:id="1774" w:author="Martynas Lukosevicius" w:date="2022-01-03T18:27:00Z">
                          <w:r>
                            <w:fldChar w:fldCharType="end"/>
                          </w:r>
                          <w:bookmarkEnd w:id="1771"/>
                          <w:r>
                            <w:t xml:space="preserve">. LM comparison: </w:t>
                          </w:r>
                          <w:proofErr w:type="spellStart"/>
                          <w:r>
                            <w:t>TextClassifier</w:t>
                          </w:r>
                          <w:proofErr w:type="spellEnd"/>
                          <w:r>
                            <w:t xml:space="preserve"> scores</w:t>
                          </w:r>
                        </w:ins>
                      </w:p>
                    </w:txbxContent>
                  </v:textbox>
                </v:shape>
                <w10:wrap type="square"/>
              </v:group>
            </w:pict>
          </mc:Fallback>
        </mc:AlternateContent>
      </w:r>
      <w:ins w:id="1775" w:author="Martynas Lukosevicius" w:date="2022-01-03T18:35:00Z">
        <w:r w:rsidR="004862AC">
          <w:t xml:space="preserve">Discussion </w:t>
        </w:r>
      </w:ins>
    </w:p>
    <w:p w14:paraId="33482625" w14:textId="7E13BDFD" w:rsidR="004862AC" w:rsidRDefault="00A0763D" w:rsidP="004862AC">
      <w:pPr>
        <w:rPr>
          <w:ins w:id="1776" w:author="Martynas Lukosevicius" w:date="2022-01-03T19:32:00Z"/>
        </w:rPr>
      </w:pPr>
      <w:r>
        <w:rPr>
          <w:noProof/>
        </w:rPr>
        <mc:AlternateContent>
          <mc:Choice Requires="wpg">
            <w:drawing>
              <wp:anchor distT="0" distB="0" distL="114300" distR="114300" simplePos="0" relativeHeight="251678720" behindDoc="0" locked="0" layoutInCell="1" allowOverlap="1" wp14:anchorId="2DF528FA" wp14:editId="38494A16">
                <wp:simplePos x="0" y="0"/>
                <wp:positionH relativeFrom="column">
                  <wp:posOffset>3497580</wp:posOffset>
                </wp:positionH>
                <wp:positionV relativeFrom="paragraph">
                  <wp:posOffset>2350135</wp:posOffset>
                </wp:positionV>
                <wp:extent cx="2811780" cy="2484120"/>
                <wp:effectExtent l="0" t="0" r="7620" b="0"/>
                <wp:wrapSquare wrapText="bothSides"/>
                <wp:docPr id="29" name="Group 29"/>
                <wp:cNvGraphicFramePr/>
                <a:graphic xmlns:a="http://schemas.openxmlformats.org/drawingml/2006/main">
                  <a:graphicData uri="http://schemas.microsoft.com/office/word/2010/wordprocessingGroup">
                    <wpg:wgp>
                      <wpg:cNvGrpSpPr/>
                      <wpg:grpSpPr>
                        <a:xfrm>
                          <a:off x="0" y="0"/>
                          <a:ext cx="2811780" cy="2484120"/>
                          <a:chOff x="0" y="0"/>
                          <a:chExt cx="2763520" cy="2400300"/>
                        </a:xfrm>
                      </wpg:grpSpPr>
                      <pic:pic xmlns:pic="http://schemas.openxmlformats.org/drawingml/2006/picture">
                        <pic:nvPicPr>
                          <pic:cNvPr id="16" name="Picture 16" descr="Chart, histogra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63520" cy="2072640"/>
                          </a:xfrm>
                          <a:prstGeom prst="rect">
                            <a:avLst/>
                          </a:prstGeom>
                        </pic:spPr>
                      </pic:pic>
                      <wps:wsp>
                        <wps:cNvPr id="28" name="Text Box 28"/>
                        <wps:cNvSpPr txBox="1"/>
                        <wps:spPr>
                          <a:xfrm>
                            <a:off x="0" y="2133600"/>
                            <a:ext cx="2763520" cy="266700"/>
                          </a:xfrm>
                          <a:prstGeom prst="rect">
                            <a:avLst/>
                          </a:prstGeom>
                          <a:solidFill>
                            <a:prstClr val="white"/>
                          </a:solidFill>
                          <a:ln>
                            <a:noFill/>
                          </a:ln>
                        </wps:spPr>
                        <wps:txbx>
                          <w:txbxContent>
                            <w:p w14:paraId="1B9B44A7" w14:textId="49B0B84F" w:rsidR="00FF742C" w:rsidRPr="0029434D" w:rsidRDefault="00FF742C">
                              <w:pPr>
                                <w:pStyle w:val="Caption"/>
                                <w:rPr>
                                  <w:noProof/>
                                </w:rPr>
                                <w:pPrChange w:id="1777" w:author="Martynas Lukosevicius" w:date="2022-01-03T18:28:00Z">
                                  <w:pPr/>
                                </w:pPrChange>
                              </w:pPr>
                              <w:bookmarkStart w:id="1778" w:name="_Ref92127144"/>
                              <w:ins w:id="1779" w:author="Martynas Lukosevicius" w:date="2022-01-03T18:28:00Z">
                                <w:r>
                                  <w:t xml:space="preserve">Figure </w:t>
                                </w:r>
                                <w:r>
                                  <w:fldChar w:fldCharType="begin"/>
                                </w:r>
                                <w:r>
                                  <w:instrText xml:space="preserve"> SEQ Figure \* ARABIC </w:instrText>
                                </w:r>
                              </w:ins>
                              <w:r>
                                <w:fldChar w:fldCharType="separate"/>
                              </w:r>
                              <w:ins w:id="1780" w:author="Martynas Lukosevicius" w:date="2022-01-03T18:28:00Z">
                                <w:r>
                                  <w:rPr>
                                    <w:noProof/>
                                  </w:rPr>
                                  <w:t>12</w:t>
                                </w:r>
                                <w:r>
                                  <w:fldChar w:fldCharType="end"/>
                                </w:r>
                                <w:bookmarkEnd w:id="1778"/>
                                <w:r>
                                  <w:t>. LM comparison: POS_DEP classifier scores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F528FA" id="Group 29" o:spid="_x0000_s1044" style="position:absolute;margin-left:275.4pt;margin-top:185.05pt;width:221.4pt;height:195.6pt;z-index:251678720;mso-width-relative:margin;mso-height-relative:margin" coordsize="27635,24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">
                <v:shape id="Picture 16" o:spid="_x0000_s1045" type="#_x0000_t75" alt="Chart, histogram&#10;&#10;Description automatically generated" style="position:absolute;width:27635;height:20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">
                  <v:imagedata r:id="rId29" o:title="Chart, histogram&#10;&#10;Description automatically generated"/>
                </v:shape>
                <v:shape id="Text Box 28" o:spid="_x0000_s1046" type="#_x0000_t202" style="position:absolute;top:21336;width:276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1B9B44A7" w14:textId="49B0B84F" w:rsidR="00FF742C" w:rsidRPr="0029434D" w:rsidRDefault="00FF742C">
                        <w:pPr>
                          <w:pStyle w:val="Caption"/>
                          <w:rPr>
                            <w:noProof/>
                          </w:rPr>
                          <w:pPrChange w:id="1781" w:author="Martynas Lukosevicius" w:date="2022-01-03T18:28:00Z">
                            <w:pPr/>
                          </w:pPrChange>
                        </w:pPr>
                        <w:bookmarkStart w:id="1782" w:name="_Ref92127144"/>
                        <w:ins w:id="1783" w:author="Martynas Lukosevicius" w:date="2022-01-03T18:28:00Z">
                          <w:r>
                            <w:t xml:space="preserve">Figure </w:t>
                          </w:r>
                          <w:r>
                            <w:fldChar w:fldCharType="begin"/>
                          </w:r>
                          <w:r>
                            <w:instrText xml:space="preserve"> SEQ Figure \* ARABIC </w:instrText>
                          </w:r>
                        </w:ins>
                        <w:r>
                          <w:fldChar w:fldCharType="separate"/>
                        </w:r>
                        <w:ins w:id="1784" w:author="Martynas Lukosevicius" w:date="2022-01-03T18:28:00Z">
                          <w:r>
                            <w:rPr>
                              <w:noProof/>
                            </w:rPr>
                            <w:t>12</w:t>
                          </w:r>
                          <w:r>
                            <w:fldChar w:fldCharType="end"/>
                          </w:r>
                          <w:bookmarkEnd w:id="1782"/>
                          <w:r>
                            <w:t>. LM comparison: POS_DEP classifier scores</w:t>
                          </w:r>
                        </w:ins>
                      </w:p>
                    </w:txbxContent>
                  </v:textbox>
                </v:shape>
                <w10:wrap type="square"/>
              </v:group>
            </w:pict>
          </mc:Fallback>
        </mc:AlternateContent>
      </w:r>
      <w:ins w:id="1785" w:author="Martynas Lukosevicius" w:date="2022-01-03T19:13:00Z">
        <w:r w:rsidR="0023511A">
          <w:t xml:space="preserve">Style comparison between generated texts and real texts/speeches of D. Trump </w:t>
        </w:r>
      </w:ins>
      <w:ins w:id="1786" w:author="Martynas Lukosevicius" w:date="2022-01-03T19:14:00Z">
        <w:r w:rsidR="0023511A">
          <w:t>and others were evaluated using M-BLEU4 score and style classifiers</w:t>
        </w:r>
      </w:ins>
      <w:ins w:id="1787" w:author="Martynas Lukosevicius" w:date="2022-01-03T19:15:00Z">
        <w:r w:rsidR="0023511A">
          <w:t xml:space="preserve">: </w:t>
        </w:r>
      </w:ins>
      <w:ins w:id="1788" w:author="Martynas Lukosevicius" w:date="2022-01-04T01:03:00Z">
        <w:r w:rsidR="003241C7">
          <w:t>“</w:t>
        </w:r>
        <w:proofErr w:type="spellStart"/>
        <w:r w:rsidR="003241C7">
          <w:t>textClassifier</w:t>
        </w:r>
        <w:proofErr w:type="spellEnd"/>
        <w:r w:rsidR="003241C7">
          <w:t>”</w:t>
        </w:r>
      </w:ins>
      <w:ins w:id="1789" w:author="Martynas Lukosevicius" w:date="2022-01-03T19:15:00Z">
        <w:r w:rsidR="0023511A">
          <w:t xml:space="preserve"> and POS_DEP Classifier</w:t>
        </w:r>
      </w:ins>
      <w:ins w:id="1790" w:author="Martynas Lukosevicius" w:date="2022-01-03T19:16:00Z">
        <w:r w:rsidR="0023511A">
          <w:t xml:space="preserve">. As mentioned in </w:t>
        </w:r>
      </w:ins>
      <w:customXmlInsRangeStart w:id="1791" w:author="Martynas Lukosevicius" w:date="2022-01-03T19:17:00Z"/>
      <w:sdt>
        <w:sdtPr>
          <w:id w:val="-1580826056"/>
          <w:citation/>
        </w:sdtPr>
        <w:sdtEndPr/>
        <w:sdtContent>
          <w:customXmlInsRangeEnd w:id="1791"/>
          <w:ins w:id="1792" w:author="Martynas Lukosevicius" w:date="2022-01-03T19:17:00Z">
            <w:r w:rsidR="0023511A">
              <w:fldChar w:fldCharType="begin"/>
            </w:r>
          </w:ins>
          <w:ins w:id="1793" w:author="Martynas Lukosevicius" w:date="2022-01-04T01:27:00Z">
            <w:r w:rsidR="00D94721">
              <w:instrText xml:space="preserve">CITATION DiJ21 \l 2057 </w:instrText>
            </w:r>
          </w:ins>
          <w:r w:rsidR="0023511A">
            <w:fldChar w:fldCharType="separate"/>
          </w:r>
          <w:r w:rsidR="00217145" w:rsidRPr="00217145">
            <w:rPr>
              <w:noProof/>
            </w:rPr>
            <w:t>[12]</w:t>
          </w:r>
          <w:ins w:id="1794" w:author="Martynas Lukosevicius" w:date="2022-01-03T19:17:00Z">
            <w:r w:rsidR="0023511A">
              <w:fldChar w:fldCharType="end"/>
            </w:r>
          </w:ins>
          <w:customXmlInsRangeStart w:id="1795" w:author="Martynas Lukosevicius" w:date="2022-01-03T19:17:00Z"/>
        </w:sdtContent>
      </w:sdt>
      <w:customXmlInsRangeEnd w:id="1795"/>
      <w:ins w:id="1796" w:author="Martynas Lukosevicius" w:date="2022-01-03T19:17:00Z">
        <w:r w:rsidR="0023511A">
          <w:t xml:space="preserve">, </w:t>
        </w:r>
        <w:r w:rsidR="00A25F0A">
          <w:t xml:space="preserve"> </w:t>
        </w:r>
      </w:ins>
      <w:ins w:id="1797" w:author="Martynas Lukosevicius" w:date="2022-01-03T19:18:00Z">
        <w:r w:rsidR="00A25F0A">
          <w:t xml:space="preserve">it was expected that M-BLEU4 score will capture </w:t>
        </w:r>
      </w:ins>
      <w:ins w:id="1798" w:author="Martynas Lukosevicius" w:date="2022-01-04T00:35:00Z">
        <w:r w:rsidR="00647DDF">
          <w:t>quality</w:t>
        </w:r>
      </w:ins>
      <w:ins w:id="1799" w:author="Martynas Lukosevicius" w:date="2022-01-03T19:18:00Z">
        <w:r w:rsidR="00A25F0A">
          <w:t xml:space="preserve"> and style classifiers</w:t>
        </w:r>
      </w:ins>
      <w:ins w:id="1800" w:author="Martynas Lukosevicius" w:date="2022-01-03T19:23:00Z">
        <w:r w:rsidR="00AE24C0">
          <w:t xml:space="preserve"> -</w:t>
        </w:r>
      </w:ins>
      <w:ins w:id="1801" w:author="Martynas Lukosevicius" w:date="2022-01-03T19:18:00Z">
        <w:r w:rsidR="00A25F0A">
          <w:t xml:space="preserve"> style strengths. </w:t>
        </w:r>
      </w:ins>
      <w:ins w:id="1802" w:author="Martynas Lukosevicius" w:date="2022-01-03T19:31:00Z">
        <w:r w:rsidR="00F44219">
          <w:t>However,</w:t>
        </w:r>
      </w:ins>
      <w:ins w:id="1803" w:author="Martynas Lukosevicius" w:date="2022-01-03T19:18:00Z">
        <w:r w:rsidR="00A25F0A">
          <w:t xml:space="preserve"> it </w:t>
        </w:r>
      </w:ins>
      <w:ins w:id="1804" w:author="Martynas Lukosevicius" w:date="2022-01-03T19:19:00Z">
        <w:r w:rsidR="00A25F0A">
          <w:t xml:space="preserve">might be argued if </w:t>
        </w:r>
      </w:ins>
      <w:ins w:id="1805" w:author="Martynas Lukosevicius" w:date="2022-01-04T01:03:00Z">
        <w:r w:rsidR="003241C7">
          <w:t>“</w:t>
        </w:r>
        <w:proofErr w:type="spellStart"/>
        <w:r w:rsidR="003241C7">
          <w:t>textClassifier</w:t>
        </w:r>
        <w:proofErr w:type="spellEnd"/>
        <w:r w:rsidR="003241C7">
          <w:t>”</w:t>
        </w:r>
      </w:ins>
      <w:ins w:id="1806" w:author="Martynas Lukosevicius" w:date="2022-01-03T19:19:00Z">
        <w:r w:rsidR="00A25F0A">
          <w:t xml:space="preserve"> (classifier based on word counts) is necessary in </w:t>
        </w:r>
      </w:ins>
      <w:ins w:id="1807" w:author="Martynas Lukosevicius" w:date="2022-01-03T20:33:00Z">
        <w:r w:rsidR="007C1F38">
          <w:t>text generation</w:t>
        </w:r>
      </w:ins>
      <w:ins w:id="1808" w:author="Martynas Lukosevicius" w:date="2022-01-03T19:19:00Z">
        <w:r w:rsidR="00A25F0A">
          <w:t>, because language models</w:t>
        </w:r>
      </w:ins>
      <w:ins w:id="1809" w:author="Martynas Lukosevicius" w:date="2022-01-03T19:20:00Z">
        <w:r w:rsidR="00A25F0A">
          <w:t xml:space="preserve"> </w:t>
        </w:r>
      </w:ins>
      <w:ins w:id="1810" w:author="Martynas Lukosevicius" w:date="2022-01-03T19:22:00Z">
        <w:r w:rsidR="00AE24C0">
          <w:t>would not</w:t>
        </w:r>
      </w:ins>
      <w:ins w:id="1811" w:author="Martynas Lukosevicius" w:date="2022-01-03T19:20:00Z">
        <w:r w:rsidR="00A25F0A">
          <w:t xml:space="preserve"> use or unlikely use (in case of fine-tuning) any other words </w:t>
        </w:r>
      </w:ins>
      <w:ins w:id="1812" w:author="Martynas Lukosevicius" w:date="2022-01-03T19:21:00Z">
        <w:r w:rsidR="00A25F0A">
          <w:t>which w</w:t>
        </w:r>
      </w:ins>
      <w:ins w:id="1813" w:author="Martynas Lukosevicius" w:date="2022-01-03T19:24:00Z">
        <w:r w:rsidR="00AE24C0">
          <w:t>ere</w:t>
        </w:r>
      </w:ins>
      <w:ins w:id="1814" w:author="Martynas Lukosevicius" w:date="2022-01-03T19:21:00Z">
        <w:r w:rsidR="00A25F0A">
          <w:t xml:space="preserve"> not in </w:t>
        </w:r>
      </w:ins>
      <w:ins w:id="1815" w:author="Martynas Lukosevicius" w:date="2022-01-03T19:22:00Z">
        <w:r w:rsidR="00A25F0A">
          <w:t xml:space="preserve">texts used for training </w:t>
        </w:r>
      </w:ins>
      <w:ins w:id="1816" w:author="Martynas Lukosevicius" w:date="2022-01-03T19:24:00Z">
        <w:r w:rsidR="00AE24C0">
          <w:t>LM’s</w:t>
        </w:r>
      </w:ins>
      <w:ins w:id="1817" w:author="Martynas Lukosevicius" w:date="2022-01-03T19:22:00Z">
        <w:r w:rsidR="00A25F0A">
          <w:t xml:space="preserve">. </w:t>
        </w:r>
      </w:ins>
      <w:ins w:id="1818" w:author="Martynas Lukosevicius" w:date="2022-01-03T20:33:00Z">
        <w:r w:rsidR="002739F8">
          <w:t xml:space="preserve"> This metric is originally used in text</w:t>
        </w:r>
      </w:ins>
      <w:ins w:id="1819" w:author="Martynas Lukosevicius" w:date="2022-01-03T20:34:00Z">
        <w:r w:rsidR="002739F8">
          <w:t xml:space="preserve">-style transfer task </w:t>
        </w:r>
      </w:ins>
      <w:customXmlInsRangeStart w:id="1820" w:author="Martynas Lukosevicius" w:date="2022-01-03T20:34:00Z"/>
      <w:sdt>
        <w:sdtPr>
          <w:id w:val="185331677"/>
          <w:citation/>
        </w:sdtPr>
        <w:sdtEndPr/>
        <w:sdtContent>
          <w:customXmlInsRangeEnd w:id="1820"/>
          <w:ins w:id="1821" w:author="Martynas Lukosevicius" w:date="2022-01-03T20:34:00Z">
            <w:r w:rsidR="002739F8">
              <w:fldChar w:fldCharType="begin"/>
            </w:r>
          </w:ins>
          <w:ins w:id="1822" w:author="Martynas Lukosevicius" w:date="2022-01-04T01:27:00Z">
            <w:r w:rsidR="00D94721">
              <w:instrText xml:space="preserve">CITATION DiJ21 \l 2057 </w:instrText>
            </w:r>
          </w:ins>
          <w:r w:rsidR="002739F8">
            <w:fldChar w:fldCharType="separate"/>
          </w:r>
          <w:r w:rsidR="00217145" w:rsidRPr="00217145">
            <w:rPr>
              <w:noProof/>
            </w:rPr>
            <w:t>[12]</w:t>
          </w:r>
          <w:ins w:id="1823" w:author="Martynas Lukosevicius" w:date="2022-01-03T20:34:00Z">
            <w:r w:rsidR="002739F8">
              <w:fldChar w:fldCharType="end"/>
            </w:r>
          </w:ins>
          <w:customXmlInsRangeStart w:id="1824" w:author="Martynas Lukosevicius" w:date="2022-01-03T20:34:00Z"/>
        </w:sdtContent>
      </w:sdt>
      <w:customXmlInsRangeEnd w:id="1824"/>
      <w:ins w:id="1825" w:author="Martynas Lukosevicius" w:date="2022-01-03T20:34:00Z">
        <w:r w:rsidR="002739F8">
          <w:t xml:space="preserve">. </w:t>
        </w:r>
      </w:ins>
      <w:ins w:id="1826" w:author="Martynas Lukosevicius" w:date="2022-01-03T19:28:00Z">
        <w:r w:rsidR="00F44219">
          <w:t>Also,</w:t>
        </w:r>
      </w:ins>
      <w:ins w:id="1827" w:author="Martynas Lukosevicius" w:date="2022-01-03T19:26:00Z">
        <w:r w:rsidR="00AE24C0">
          <w:t xml:space="preserve"> </w:t>
        </w:r>
      </w:ins>
      <w:ins w:id="1828" w:author="Martynas Lukosevicius" w:date="2022-01-03T19:27:00Z">
        <w:r w:rsidR="00AE24C0">
          <w:t xml:space="preserve">similar evaluation is done by M-BLEU4 </w:t>
        </w:r>
        <w:r w:rsidR="00F44219">
          <w:t xml:space="preserve">score as it captures n-gram precision. </w:t>
        </w:r>
      </w:ins>
      <w:ins w:id="1829" w:author="Martynas Lukosevicius" w:date="2022-01-03T19:24:00Z">
        <w:r w:rsidR="00AE24C0">
          <w:t>That</w:t>
        </w:r>
      </w:ins>
      <w:ins w:id="1830" w:author="Martynas Lukosevicius" w:date="2022-01-03T19:28:00Z">
        <w:r w:rsidR="00F44219">
          <w:t>s</w:t>
        </w:r>
      </w:ins>
      <w:ins w:id="1831" w:author="Martynas Lukosevicius" w:date="2022-01-03T19:24:00Z">
        <w:r w:rsidR="00AE24C0">
          <w:t xml:space="preserve"> why </w:t>
        </w:r>
      </w:ins>
      <w:ins w:id="1832" w:author="Martynas Lukosevicius" w:date="2022-01-03T19:28:00Z">
        <w:r w:rsidR="00F44219">
          <w:t xml:space="preserve">it’s not surprising that most of the distributions of </w:t>
        </w:r>
      </w:ins>
      <w:ins w:id="1833" w:author="Martynas Lukosevicius" w:date="2022-01-04T01:03:00Z">
        <w:r w:rsidR="003241C7">
          <w:t>“</w:t>
        </w:r>
        <w:proofErr w:type="spellStart"/>
        <w:r w:rsidR="003241C7">
          <w:t>textClassifier</w:t>
        </w:r>
        <w:proofErr w:type="spellEnd"/>
        <w:r w:rsidR="003241C7">
          <w:t>”</w:t>
        </w:r>
      </w:ins>
      <w:ins w:id="1834" w:author="Martynas Lukosevicius" w:date="2022-01-03T19:29:00Z">
        <w:r w:rsidR="00F44219">
          <w:t xml:space="preserve"> probabilistic predictions are equal to the distribution of the probabilistic predic</w:t>
        </w:r>
      </w:ins>
      <w:ins w:id="1835" w:author="Martynas Lukosevicius" w:date="2022-01-03T19:30:00Z">
        <w:r w:rsidR="00F44219">
          <w:t>tion of real D. Trump speeches</w:t>
        </w:r>
      </w:ins>
      <w:ins w:id="1836" w:author="Martynas Lukosevicius" w:date="2022-01-03T19:21:00Z">
        <w:r w:rsidR="00A25F0A">
          <w:t xml:space="preserve">. </w:t>
        </w:r>
      </w:ins>
    </w:p>
    <w:p w14:paraId="40F5021A" w14:textId="36BBEF60" w:rsidR="00DA6FA5" w:rsidRDefault="00E67C75" w:rsidP="004862AC">
      <w:pPr>
        <w:rPr>
          <w:ins w:id="1837" w:author="Martynas Lukosevicius" w:date="2022-01-03T19:45:00Z"/>
        </w:rPr>
      </w:pPr>
      <w:ins w:id="1838" w:author="Martynas Lukosevicius" w:date="2022-01-03T19:32:00Z">
        <w:r>
          <w:t>Another lim</w:t>
        </w:r>
      </w:ins>
      <w:ins w:id="1839" w:author="Martynas Lukosevicius" w:date="2022-01-03T19:33:00Z">
        <w:r>
          <w:t xml:space="preserve">itation of this project is </w:t>
        </w:r>
      </w:ins>
      <w:ins w:id="1840" w:author="Martynas Lukosevicius" w:date="2022-01-03T19:34:00Z">
        <w:r>
          <w:t xml:space="preserve">using trained style classifiers for model validation and not only for evaluation of trained and fine-tuned </w:t>
        </w:r>
      </w:ins>
      <w:ins w:id="1841" w:author="Martynas Lukosevicius" w:date="2022-01-03T19:35:00Z">
        <w:r>
          <w:t>language models</w:t>
        </w:r>
      </w:ins>
      <w:ins w:id="1842" w:author="Martynas Lukosevicius" w:date="2022-01-03T19:36:00Z">
        <w:r>
          <w:t xml:space="preserve">, because </w:t>
        </w:r>
      </w:ins>
      <w:ins w:id="1843" w:author="Martynas Lukosevicius" w:date="2022-01-03T19:37:00Z">
        <w:r>
          <w:t xml:space="preserve">then it can be said that </w:t>
        </w:r>
        <w:r w:rsidR="00DA6FA5">
          <w:t>data which was used for training classifiers was alre</w:t>
        </w:r>
      </w:ins>
      <w:ins w:id="1844" w:author="Martynas Lukosevicius" w:date="2022-01-03T19:38:00Z">
        <w:r w:rsidR="00DA6FA5">
          <w:t>ady used and results of models with tuned parameters are biased.</w:t>
        </w:r>
      </w:ins>
      <w:ins w:id="1845" w:author="Martynas Lukosevicius" w:date="2022-01-03T19:50:00Z">
        <w:r w:rsidR="007730CB">
          <w:t xml:space="preserve"> To solve this bias problem, it would be necessary to train style clas</w:t>
        </w:r>
      </w:ins>
      <w:ins w:id="1846" w:author="Martynas Lukosevicius" w:date="2022-01-03T19:51:00Z">
        <w:r w:rsidR="007730CB">
          <w:t xml:space="preserve">sifiers on other, not used dataset before evaluating final models. </w:t>
        </w:r>
      </w:ins>
      <w:ins w:id="1847" w:author="Martynas Lukosevicius" w:date="2022-01-03T19:38:00Z">
        <w:r w:rsidR="00DA6FA5">
          <w:t xml:space="preserve"> </w:t>
        </w:r>
      </w:ins>
      <w:ins w:id="1848" w:author="Martynas Lukosevicius" w:date="2022-01-03T19:46:00Z">
        <w:r w:rsidR="00DA72AB">
          <w:t>Also,</w:t>
        </w:r>
      </w:ins>
      <w:ins w:id="1849" w:author="Martynas Lukosevicius" w:date="2022-01-03T19:40:00Z">
        <w:r w:rsidR="00DA6FA5">
          <w:t xml:space="preserve"> as it seen it </w:t>
        </w:r>
        <w:r w:rsidR="00DA6FA5">
          <w:fldChar w:fldCharType="begin"/>
        </w:r>
        <w:r w:rsidR="00DA6FA5">
          <w:instrText xml:space="preserve"> REF _Ref92127119 </w:instrText>
        </w:r>
      </w:ins>
      <w:r w:rsidR="00DA6FA5">
        <w:fldChar w:fldCharType="separate"/>
      </w:r>
      <w:ins w:id="1850" w:author="Martynas Lukosevicius" w:date="2022-01-03T19:40:00Z">
        <w:r w:rsidR="00DA6FA5">
          <w:t xml:space="preserve">Figure </w:t>
        </w:r>
        <w:r w:rsidR="00DA6FA5">
          <w:rPr>
            <w:noProof/>
          </w:rPr>
          <w:t>10</w:t>
        </w:r>
        <w:r w:rsidR="00DA6FA5">
          <w:fldChar w:fldCharType="end"/>
        </w:r>
      </w:ins>
      <w:ins w:id="1851" w:author="Martynas Lukosevicius" w:date="2022-01-03T19:41:00Z">
        <w:r w:rsidR="00DA6FA5">
          <w:t>, M-BLEU4</w:t>
        </w:r>
      </w:ins>
      <w:ins w:id="1852" w:author="Martynas Lukosevicius" w:date="2022-01-03T19:42:00Z">
        <w:r w:rsidR="00DA6FA5">
          <w:t xml:space="preserve"> scores of </w:t>
        </w:r>
      </w:ins>
      <w:ins w:id="1853" w:author="Martynas Lukosevicius" w:date="2022-01-03T19:41:00Z">
        <w:r w:rsidR="00DA6FA5">
          <w:t xml:space="preserve">real </w:t>
        </w:r>
      </w:ins>
      <w:ins w:id="1854" w:author="Martynas Lukosevicius" w:date="2022-01-03T19:42:00Z">
        <w:r w:rsidR="00DA6FA5">
          <w:t xml:space="preserve">D. Trump rally </w:t>
        </w:r>
      </w:ins>
      <w:ins w:id="1855" w:author="Martynas Lukosevicius" w:date="2022-01-03T19:45:00Z">
        <w:r w:rsidR="00DA72AB">
          <w:t>speeches are</w:t>
        </w:r>
      </w:ins>
      <w:ins w:id="1856" w:author="Martynas Lukosevicius" w:date="2022-01-03T19:41:00Z">
        <w:r w:rsidR="00DA6FA5">
          <w:t xml:space="preserve"> </w:t>
        </w:r>
      </w:ins>
      <w:ins w:id="1857" w:author="Martynas Lukosevicius" w:date="2022-01-03T19:42:00Z">
        <w:r w:rsidR="00DA6FA5">
          <w:t xml:space="preserve">not </w:t>
        </w:r>
      </w:ins>
      <w:ins w:id="1858" w:author="Martynas Lukosevicius" w:date="2022-01-03T19:52:00Z">
        <w:r w:rsidR="002E31A1">
          <w:t>high and</w:t>
        </w:r>
      </w:ins>
      <w:ins w:id="1859" w:author="Martynas Lukosevicius" w:date="2022-01-03T19:42:00Z">
        <w:r w:rsidR="00DA72AB">
          <w:t xml:space="preserve"> chosen methodology to </w:t>
        </w:r>
      </w:ins>
      <w:ins w:id="1860" w:author="Martynas Lukosevicius" w:date="2022-01-03T19:45:00Z">
        <w:r w:rsidR="00DA72AB">
          <w:t>select</w:t>
        </w:r>
      </w:ins>
      <w:ins w:id="1861" w:author="Martynas Lukosevicius" w:date="2022-01-03T19:43:00Z">
        <w:r w:rsidR="00DA72AB">
          <w:t xml:space="preserve"> a model which maximises average score (</w:t>
        </w:r>
        <w:r w:rsidR="00DA72AB">
          <w:fldChar w:fldCharType="begin"/>
        </w:r>
        <w:r w:rsidR="00DA72AB">
          <w:instrText xml:space="preserve"> REF _Ref92131433 </w:instrText>
        </w:r>
      </w:ins>
      <w:r w:rsidR="00DA72AB">
        <w:fldChar w:fldCharType="separate"/>
      </w:r>
      <w:ins w:id="1862" w:author="Martynas Lukosevicius" w:date="2022-01-03T19:43:00Z">
        <w:r w:rsidR="00DA72AB">
          <w:t xml:space="preserve">Equation </w:t>
        </w:r>
        <w:r w:rsidR="00DA72AB">
          <w:rPr>
            <w:noProof/>
          </w:rPr>
          <w:t>7</w:t>
        </w:r>
        <w:r w:rsidR="00DA72AB">
          <w:fldChar w:fldCharType="end"/>
        </w:r>
        <w:r w:rsidR="00DA72AB">
          <w:t xml:space="preserve">) is not correct and it would be better to </w:t>
        </w:r>
      </w:ins>
      <w:ins w:id="1863" w:author="Martynas Lukosevicius" w:date="2022-01-03T19:44:00Z">
        <w:r w:rsidR="00DA72AB">
          <w:t xml:space="preserve">check which model minimizes cross entropy loss. </w:t>
        </w:r>
      </w:ins>
    </w:p>
    <w:p w14:paraId="2ABFA4F6" w14:textId="349D6CBD" w:rsidR="00DA72AB" w:rsidRDefault="00DA72AB" w:rsidP="004862AC">
      <w:pPr>
        <w:rPr>
          <w:ins w:id="1864" w:author="Martynas Lukosevicius" w:date="2022-01-03T19:38:00Z"/>
        </w:rPr>
      </w:pPr>
    </w:p>
    <w:p w14:paraId="15BB00D3" w14:textId="1A99B897" w:rsidR="00DA6FA5" w:rsidRPr="004862AC" w:rsidRDefault="00A0763D">
      <w:pPr>
        <w:pStyle w:val="Heading1"/>
        <w:rPr>
          <w:ins w:id="1865" w:author="Martynas Lukosevicius" w:date="2022-01-03T18:33:00Z"/>
        </w:rPr>
        <w:pPrChange w:id="1866" w:author="Martynas Lukosevicius" w:date="2022-01-03T19:57:00Z">
          <w:pPr/>
        </w:pPrChange>
      </w:pPr>
      <w:ins w:id="1867" w:author="Martynas Lukosevicius" w:date="2022-01-03T19:56:00Z">
        <w:r>
          <w:t xml:space="preserve">Conclusion </w:t>
        </w:r>
      </w:ins>
    </w:p>
    <w:p w14:paraId="67E6E96C" w14:textId="739D2A18" w:rsidR="000746CA" w:rsidRDefault="00B50774" w:rsidP="00B50774">
      <w:pPr>
        <w:rPr>
          <w:ins w:id="1868" w:author="Martynas Lukosevicius" w:date="2022-01-03T20:24:00Z"/>
        </w:rPr>
      </w:pPr>
      <w:ins w:id="1869" w:author="Martynas Lukosevicius" w:date="2022-01-03T19:59:00Z">
        <w:r>
          <w:t>The idea of this project was to estimate if LM are capable to learn the style of an author on which texts/speeches models are trained or fine-tuned</w:t>
        </w:r>
      </w:ins>
      <w:ins w:id="1870" w:author="Martynas Lukosevicius" w:date="2022-01-03T20:00:00Z">
        <w:r>
          <w:t xml:space="preserve">. </w:t>
        </w:r>
      </w:ins>
      <w:ins w:id="1871" w:author="Martynas Lukosevicius" w:date="2022-01-03T20:01:00Z">
        <w:r>
          <w:t xml:space="preserve">For this </w:t>
        </w:r>
      </w:ins>
      <w:ins w:id="1872" w:author="Martynas Lukosevicius" w:date="2022-01-03T20:18:00Z">
        <w:r w:rsidR="00A61C90">
          <w:t>reason,</w:t>
        </w:r>
      </w:ins>
      <w:ins w:id="1873" w:author="Martynas Lukosevicius" w:date="2022-01-03T20:01:00Z">
        <w:r>
          <w:t xml:space="preserve"> </w:t>
        </w:r>
      </w:ins>
      <w:ins w:id="1874" w:author="Martynas Lukosevicius" w:date="2022-01-03T19:58:00Z">
        <w:r>
          <w:t xml:space="preserve">N-gram, LSTM </w:t>
        </w:r>
        <w:proofErr w:type="gramStart"/>
        <w:r>
          <w:t>based</w:t>
        </w:r>
        <w:proofErr w:type="gramEnd"/>
        <w:r>
          <w:t xml:space="preserve"> and GPT</w:t>
        </w:r>
      </w:ins>
      <w:ins w:id="1875" w:author="Martynas Lukosevicius" w:date="2022-01-03T20:02:00Z">
        <w:r>
          <w:t>-2-</w:t>
        </w:r>
      </w:ins>
      <w:ins w:id="1876" w:author="Martynas Lukosevicius" w:date="2022-01-03T19:58:00Z">
        <w:r>
          <w:t xml:space="preserve">simple language models were trained </w:t>
        </w:r>
      </w:ins>
      <w:ins w:id="1877" w:author="Martynas Lukosevicius" w:date="2022-01-03T20:02:00Z">
        <w:r>
          <w:t>on D.</w:t>
        </w:r>
      </w:ins>
      <w:ins w:id="1878" w:author="Martynas Lukosevicius" w:date="2022-01-03T20:18:00Z">
        <w:r w:rsidR="00A61C90">
          <w:t xml:space="preserve"> </w:t>
        </w:r>
      </w:ins>
      <w:ins w:id="1879" w:author="Martynas Lukosevicius" w:date="2022-01-03T20:02:00Z">
        <w:r>
          <w:t xml:space="preserve">Trump rally speeches and sampling parameters tuned to maximise average score </w:t>
        </w:r>
      </w:ins>
      <w:ins w:id="1880" w:author="Martynas Lukosevicius" w:date="2022-01-03T20:03:00Z">
        <w:r w:rsidR="008B6321">
          <w:t>(</w:t>
        </w:r>
        <w:r w:rsidR="008B6321">
          <w:fldChar w:fldCharType="begin"/>
        </w:r>
        <w:r w:rsidR="008B6321">
          <w:instrText xml:space="preserve"> REF _Ref92131433 </w:instrText>
        </w:r>
      </w:ins>
      <w:r w:rsidR="008B6321">
        <w:fldChar w:fldCharType="separate"/>
      </w:r>
      <w:ins w:id="1881" w:author="Martynas Lukosevicius" w:date="2022-01-03T20:03:00Z">
        <w:r w:rsidR="008B6321">
          <w:t xml:space="preserve">Equation </w:t>
        </w:r>
        <w:r w:rsidR="008B6321">
          <w:rPr>
            <w:noProof/>
          </w:rPr>
          <w:t>7</w:t>
        </w:r>
        <w:r w:rsidR="008B6321">
          <w:fldChar w:fldCharType="end"/>
        </w:r>
        <w:r w:rsidR="008B6321">
          <w:t xml:space="preserve">). </w:t>
        </w:r>
      </w:ins>
      <w:ins w:id="1882" w:author="Martynas Lukosevicius" w:date="2022-01-03T20:04:00Z">
        <w:r w:rsidR="008B6321">
          <w:t xml:space="preserve">Style was evaluated regarding </w:t>
        </w:r>
      </w:ins>
      <w:ins w:id="1883" w:author="Martynas Lukosevicius" w:date="2022-01-04T00:36:00Z">
        <w:r w:rsidR="00647DDF">
          <w:t>quality</w:t>
        </w:r>
      </w:ins>
      <w:ins w:id="1884" w:author="Martynas Lukosevicius" w:date="2022-01-03T20:04:00Z">
        <w:r w:rsidR="008B6321">
          <w:t xml:space="preserve"> </w:t>
        </w:r>
      </w:ins>
      <w:ins w:id="1885" w:author="Martynas Lukosevicius" w:date="2022-01-03T20:05:00Z">
        <w:r w:rsidR="008B6321">
          <w:t xml:space="preserve">and style strength, </w:t>
        </w:r>
      </w:ins>
      <w:ins w:id="1886" w:author="Martynas Lukosevicius" w:date="2022-01-03T20:11:00Z">
        <w:r w:rsidR="000746CA">
          <w:t>where</w:t>
        </w:r>
      </w:ins>
      <w:ins w:id="1887" w:author="Martynas Lukosevicius" w:date="2022-01-03T20:05:00Z">
        <w:r w:rsidR="008B6321">
          <w:t xml:space="preserve"> </w:t>
        </w:r>
      </w:ins>
      <w:ins w:id="1888" w:author="Martynas Lukosevicius" w:date="2022-01-04T00:36:00Z">
        <w:r w:rsidR="00647DDF">
          <w:t>quality</w:t>
        </w:r>
      </w:ins>
      <w:ins w:id="1889" w:author="Martynas Lukosevicius" w:date="2022-01-03T20:05:00Z">
        <w:r w:rsidR="008B6321">
          <w:t xml:space="preserve"> was evaluated with M-BLEU4 score, for style strength 2 classifiers were trained where </w:t>
        </w:r>
      </w:ins>
      <w:ins w:id="1890" w:author="Martynas Lukosevicius" w:date="2022-01-03T20:06:00Z">
        <w:r w:rsidR="008B6321">
          <w:t>one is based on word counts (</w:t>
        </w:r>
      </w:ins>
      <w:ins w:id="1891" w:author="Martynas Lukosevicius" w:date="2022-01-03T20:08:00Z">
        <w:r w:rsidR="000746CA">
          <w:t>accuracy = weighted a</w:t>
        </w:r>
      </w:ins>
      <w:ins w:id="1892" w:author="Martynas Lukosevicius" w:date="2022-01-03T20:09:00Z">
        <w:r w:rsidR="000746CA">
          <w:t xml:space="preserve">vg. </w:t>
        </w:r>
      </w:ins>
      <w:ins w:id="1893" w:author="Martynas Lukosevicius" w:date="2022-01-03T20:08:00Z">
        <w:r w:rsidR="000746CA">
          <w:t>F1 = 0.92</w:t>
        </w:r>
      </w:ins>
      <w:ins w:id="1894" w:author="Martynas Lukosevicius" w:date="2022-01-03T20:06:00Z">
        <w:r w:rsidR="008B6321">
          <w:t xml:space="preserve">) and another on sequence of part of speech tags and their dependencies </w:t>
        </w:r>
      </w:ins>
      <w:ins w:id="1895" w:author="Martynas Lukosevicius" w:date="2022-01-03T20:07:00Z">
        <w:r w:rsidR="008B6321">
          <w:t>(</w:t>
        </w:r>
      </w:ins>
      <w:ins w:id="1896" w:author="Martynas Lukosevicius" w:date="2022-01-03T20:09:00Z">
        <w:r w:rsidR="000746CA">
          <w:rPr>
            <w:rFonts w:eastAsiaTheme="minorEastAsia"/>
          </w:rPr>
          <w:t>accuracy = 0.85</w:t>
        </w:r>
      </w:ins>
      <w:ins w:id="1897" w:author="Martynas Lukosevicius" w:date="2022-01-03T20:07:00Z">
        <w:r w:rsidR="008B6321">
          <w:t>)</w:t>
        </w:r>
      </w:ins>
      <w:ins w:id="1898" w:author="Martynas Lukosevicius" w:date="2022-01-03T20:10:00Z">
        <w:r w:rsidR="000746CA">
          <w:t xml:space="preserve">. </w:t>
        </w:r>
      </w:ins>
      <w:ins w:id="1899" w:author="Martynas Lukosevicius" w:date="2022-01-03T20:11:00Z">
        <w:r w:rsidR="000746CA">
          <w:t>Distributions of sco</w:t>
        </w:r>
      </w:ins>
      <w:ins w:id="1900" w:author="Martynas Lukosevicius" w:date="2022-01-03T20:12:00Z">
        <w:r w:rsidR="000746CA">
          <w:t xml:space="preserve">res which were obtained from model generated texts were compared with test real D. Trump and other </w:t>
        </w:r>
      </w:ins>
      <w:ins w:id="1901" w:author="Martynas Lukosevicius" w:date="2022-01-03T20:13:00Z">
        <w:r w:rsidR="000746CA">
          <w:t>speeches. Results shown that regarding M-BLEU</w:t>
        </w:r>
        <w:r w:rsidR="00374B79">
          <w:t>4 score</w:t>
        </w:r>
      </w:ins>
      <w:ins w:id="1902" w:author="Martynas Lukosevicius" w:date="2022-01-03T20:14:00Z">
        <w:r w:rsidR="00374B79">
          <w:t xml:space="preserve"> and POS_DEP classifier probabilistic predictions,</w:t>
        </w:r>
      </w:ins>
      <w:ins w:id="1903" w:author="Martynas Lukosevicius" w:date="2022-01-03T20:13:00Z">
        <w:r w:rsidR="00374B79">
          <w:t xml:space="preserve"> none of the distributions are equal to </w:t>
        </w:r>
      </w:ins>
      <w:ins w:id="1904" w:author="Martynas Lukosevicius" w:date="2022-01-03T20:14:00Z">
        <w:r w:rsidR="00374B79">
          <w:t>real D.</w:t>
        </w:r>
      </w:ins>
      <w:ins w:id="1905" w:author="Martynas Lukosevicius" w:date="2022-01-03T20:18:00Z">
        <w:r w:rsidR="00A61C90">
          <w:t xml:space="preserve"> </w:t>
        </w:r>
      </w:ins>
      <w:ins w:id="1906" w:author="Martynas Lukosevicius" w:date="2022-01-03T20:14:00Z">
        <w:r w:rsidR="00374B79">
          <w:t>Trump rally speech score distribution</w:t>
        </w:r>
      </w:ins>
      <w:ins w:id="1907" w:author="Martynas Lukosevicius" w:date="2022-01-03T20:15:00Z">
        <w:r w:rsidR="00374B79">
          <w:t xml:space="preserve"> (with a significance level of 0.05)</w:t>
        </w:r>
      </w:ins>
      <w:ins w:id="1908" w:author="Martynas Lukosevicius" w:date="2022-01-03T20:14:00Z">
        <w:r w:rsidR="00374B79">
          <w:t>.</w:t>
        </w:r>
      </w:ins>
      <w:ins w:id="1909" w:author="Martynas Lukosevicius" w:date="2022-01-03T20:16:00Z">
        <w:r w:rsidR="00374B79">
          <w:t xml:space="preserve"> While </w:t>
        </w:r>
      </w:ins>
      <w:ins w:id="1910" w:author="Martynas Lukosevicius" w:date="2022-01-04T01:32:00Z">
        <w:r w:rsidR="00217145">
          <w:t>regarding “</w:t>
        </w:r>
      </w:ins>
      <w:proofErr w:type="spellStart"/>
      <w:ins w:id="1911" w:author="Martynas Lukosevicius" w:date="2022-01-04T01:03:00Z">
        <w:r w:rsidR="003241C7">
          <w:t>TextClassifier</w:t>
        </w:r>
        <w:proofErr w:type="spellEnd"/>
        <w:r w:rsidR="003241C7">
          <w:t>”</w:t>
        </w:r>
      </w:ins>
      <w:ins w:id="1912" w:author="Martynas Lukosevicius" w:date="2022-01-03T20:18:00Z">
        <w:r w:rsidR="00A61C90">
          <w:t xml:space="preserve"> </w:t>
        </w:r>
      </w:ins>
      <w:ins w:id="1913" w:author="Martynas Lukosevicius" w:date="2022-01-03T20:19:00Z">
        <w:r w:rsidR="00A61C90">
          <w:t xml:space="preserve">probabilistic prediction </w:t>
        </w:r>
        <w:proofErr w:type="gramStart"/>
        <w:r w:rsidR="00A61C90">
          <w:t xml:space="preserve">distributions,  </w:t>
        </w:r>
      </w:ins>
      <w:ins w:id="1914" w:author="Martynas Lukosevicius" w:date="2022-01-03T20:23:00Z">
        <w:r w:rsidR="000E3658">
          <w:t>LSTM</w:t>
        </w:r>
        <w:proofErr w:type="gramEnd"/>
        <w:r w:rsidR="000E3658">
          <w:t xml:space="preserve"> based</w:t>
        </w:r>
      </w:ins>
      <w:ins w:id="1915" w:author="Martynas Lukosevicius" w:date="2022-01-03T20:24:00Z">
        <w:r w:rsidR="000E3658">
          <w:t xml:space="preserve"> and GPT-2-simple language model generated texts are equal to real D.</w:t>
        </w:r>
      </w:ins>
      <w:ins w:id="1916" w:author="Martynas Lukosevicius" w:date="2022-01-03T20:29:00Z">
        <w:r w:rsidR="007C1F38">
          <w:t xml:space="preserve"> </w:t>
        </w:r>
      </w:ins>
      <w:ins w:id="1917" w:author="Martynas Lukosevicius" w:date="2022-01-03T20:24:00Z">
        <w:r w:rsidR="000E3658">
          <w:t xml:space="preserve">Trump rally speeches. </w:t>
        </w:r>
      </w:ins>
      <w:ins w:id="1918" w:author="Martynas Lukosevicius" w:date="2022-01-03T20:29:00Z">
        <w:r w:rsidR="007C1F38">
          <w:t>However,</w:t>
        </w:r>
      </w:ins>
      <w:ins w:id="1919" w:author="Martynas Lukosevicius" w:date="2022-01-03T20:28:00Z">
        <w:r w:rsidR="000E3658">
          <w:t xml:space="preserve"> it </w:t>
        </w:r>
        <w:r w:rsidR="000E3658">
          <w:lastRenderedPageBreak/>
          <w:t xml:space="preserve">could be argued about the use of </w:t>
        </w:r>
        <w:r w:rsidR="007C1F38">
          <w:t xml:space="preserve">word </w:t>
        </w:r>
      </w:ins>
      <w:proofErr w:type="gramStart"/>
      <w:ins w:id="1920" w:author="Martynas Lukosevicius" w:date="2022-01-03T20:29:00Z">
        <w:r w:rsidR="007C1F38">
          <w:t>count</w:t>
        </w:r>
      </w:ins>
      <w:ins w:id="1921" w:author="Martynas Lukosevicius" w:date="2022-01-03T20:31:00Z">
        <w:r w:rsidR="007C1F38">
          <w:t xml:space="preserve"> </w:t>
        </w:r>
      </w:ins>
      <w:ins w:id="1922" w:author="Martynas Lukosevicius" w:date="2022-01-03T20:29:00Z">
        <w:r w:rsidR="007C1F38">
          <w:t>based</w:t>
        </w:r>
      </w:ins>
      <w:proofErr w:type="gramEnd"/>
      <w:ins w:id="1923" w:author="Martynas Lukosevicius" w:date="2022-01-03T20:28:00Z">
        <w:r w:rsidR="007C1F38">
          <w:t xml:space="preserve"> models </w:t>
        </w:r>
      </w:ins>
      <w:ins w:id="1924" w:author="Martynas Lukosevicius" w:date="2022-01-03T20:30:00Z">
        <w:r w:rsidR="007C1F38">
          <w:t xml:space="preserve">for style strength evaluation </w:t>
        </w:r>
      </w:ins>
      <w:ins w:id="1925" w:author="Martynas Lukosevicius" w:date="2022-01-03T20:31:00Z">
        <w:r w:rsidR="007C1F38">
          <w:t xml:space="preserve">in case of language generation and </w:t>
        </w:r>
      </w:ins>
      <w:ins w:id="1926" w:author="Martynas Lukosevicius" w:date="2022-01-03T20:32:00Z">
        <w:r w:rsidR="007C1F38">
          <w:t xml:space="preserve">not text-style transfer task for which it was originally used. </w:t>
        </w:r>
      </w:ins>
    </w:p>
    <w:p w14:paraId="18F63551" w14:textId="3ABB29B9" w:rsidR="000E3658" w:rsidRDefault="000E3658" w:rsidP="00B50774">
      <w:pPr>
        <w:rPr>
          <w:ins w:id="1927" w:author="Martynas Lukosevicius" w:date="2022-01-04T01:15:00Z"/>
        </w:rPr>
      </w:pPr>
      <w:ins w:id="1928" w:author="Martynas Lukosevicius" w:date="2022-01-03T20:24:00Z">
        <w:r>
          <w:t xml:space="preserve">To </w:t>
        </w:r>
      </w:ins>
      <w:ins w:id="1929" w:author="Martynas Lukosevicius" w:date="2022-01-03T20:25:00Z">
        <w:r>
          <w:t xml:space="preserve">conclude, </w:t>
        </w:r>
      </w:ins>
      <w:ins w:id="1930" w:author="Martynas Lukosevicius" w:date="2022-01-04T01:15:00Z">
        <w:r w:rsidR="00D94721">
          <w:t xml:space="preserve">with a significance of 0.05, only LSTM </w:t>
        </w:r>
        <w:proofErr w:type="gramStart"/>
        <w:r w:rsidR="00D94721">
          <w:t>based</w:t>
        </w:r>
        <w:proofErr w:type="gramEnd"/>
        <w:r w:rsidR="00D94721">
          <w:t xml:space="preserve"> and GPT-2-simple language models are capable to generate texts which, regarding style strength by naïve bayes classifier evaluation, would be equal to the texts/speeches of an author on which language models are trained or fine-tuned.</w:t>
        </w:r>
      </w:ins>
    </w:p>
    <w:customXmlInsRangeStart w:id="1931" w:author="Martynas Lukosevicius" w:date="2022-01-04T01:16:00Z"/>
    <w:sdt>
      <w:sdtPr>
        <w:id w:val="-2128620127"/>
        <w:docPartObj>
          <w:docPartGallery w:val="Bibliographies"/>
          <w:docPartUnique/>
        </w:docPartObj>
      </w:sdtPr>
      <w:sdtEndPr>
        <w:rPr>
          <w:rFonts w:asciiTheme="minorHAnsi" w:eastAsiaTheme="minorHAnsi" w:hAnsiTheme="minorHAnsi" w:cstheme="minorBidi"/>
          <w:b w:val="0"/>
          <w:sz w:val="22"/>
          <w:szCs w:val="22"/>
        </w:rPr>
      </w:sdtEndPr>
      <w:sdtContent>
        <w:customXmlInsRangeEnd w:id="1931"/>
        <w:p w14:paraId="5EC91266" w14:textId="6503097D" w:rsidR="00D94721" w:rsidRDefault="00D94721">
          <w:pPr>
            <w:pStyle w:val="Heading1"/>
            <w:rPr>
              <w:ins w:id="1932" w:author="Martynas Lukosevicius" w:date="2022-01-04T01:16:00Z"/>
            </w:rPr>
          </w:pPr>
          <w:ins w:id="1933" w:author="Martynas Lukosevicius" w:date="2022-01-04T01:16:00Z">
            <w:r>
              <w:t>References</w:t>
            </w:r>
          </w:ins>
        </w:p>
        <w:customXmlInsRangeStart w:id="1934" w:author="Martynas Lukosevicius" w:date="2022-01-04T01:16:00Z"/>
        <w:sdt>
          <w:sdtPr>
            <w:id w:val="-573587230"/>
            <w:bibliography/>
          </w:sdtPr>
          <w:sdtContent>
            <w:customXmlInsRangeEnd w:id="1934"/>
            <w:p w14:paraId="28893F0B" w14:textId="77777777" w:rsidR="00217145" w:rsidRDefault="00D94721">
              <w:pPr>
                <w:rPr>
                  <w:noProof/>
                </w:rPr>
              </w:pPr>
              <w:ins w:id="1935" w:author="Martynas Lukosevicius" w:date="2022-01-04T01:16:00Z">
                <w:r>
                  <w:fldChar w:fldCharType="begin"/>
                </w:r>
                <w:r>
                  <w:instrText xml:space="preserve"> BIBLIOGRAPHY </w:instrText>
                </w:r>
                <w: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217145" w14:paraId="13225D6A" w14:textId="77777777">
                <w:trPr>
                  <w:divId w:val="1528521230"/>
                  <w:tblCellSpacing w:w="15" w:type="dxa"/>
                </w:trPr>
                <w:tc>
                  <w:tcPr>
                    <w:tcW w:w="50" w:type="pct"/>
                    <w:hideMark/>
                  </w:tcPr>
                  <w:p w14:paraId="6A52EF09" w14:textId="5B1DFD3F" w:rsidR="00217145" w:rsidRDefault="00217145">
                    <w:pPr>
                      <w:pStyle w:val="Bibliography"/>
                      <w:rPr>
                        <w:noProof/>
                        <w:sz w:val="24"/>
                        <w:szCs w:val="24"/>
                      </w:rPr>
                    </w:pPr>
                    <w:r>
                      <w:rPr>
                        <w:noProof/>
                      </w:rPr>
                      <w:t xml:space="preserve">[1] </w:t>
                    </w:r>
                  </w:p>
                </w:tc>
                <w:tc>
                  <w:tcPr>
                    <w:tcW w:w="0" w:type="auto"/>
                    <w:hideMark/>
                  </w:tcPr>
                  <w:p w14:paraId="0AA911F3" w14:textId="77777777" w:rsidR="00217145" w:rsidRDefault="00217145">
                    <w:pPr>
                      <w:pStyle w:val="Bibliography"/>
                      <w:rPr>
                        <w:noProof/>
                      </w:rPr>
                    </w:pPr>
                    <w:r>
                      <w:rPr>
                        <w:noProof/>
                      </w:rPr>
                      <w:t xml:space="preserve">S. Lu, Y. Zhu, W. Zhang, J. Wang and Y. Yu, “Neural text generation: Past, present and beyond,” </w:t>
                    </w:r>
                    <w:r>
                      <w:rPr>
                        <w:i/>
                        <w:iCs/>
                        <w:noProof/>
                      </w:rPr>
                      <w:t xml:space="preserve">CoRR, </w:t>
                    </w:r>
                    <w:r>
                      <w:rPr>
                        <w:noProof/>
                      </w:rPr>
                      <w:t xml:space="preserve">vol. abs/1803.07133, 2018. </w:t>
                    </w:r>
                  </w:p>
                </w:tc>
              </w:tr>
              <w:tr w:rsidR="00217145" w14:paraId="5E8C7BDB" w14:textId="77777777">
                <w:trPr>
                  <w:divId w:val="1528521230"/>
                  <w:tblCellSpacing w:w="15" w:type="dxa"/>
                </w:trPr>
                <w:tc>
                  <w:tcPr>
                    <w:tcW w:w="50" w:type="pct"/>
                    <w:hideMark/>
                  </w:tcPr>
                  <w:p w14:paraId="28665F96" w14:textId="77777777" w:rsidR="00217145" w:rsidRDefault="00217145">
                    <w:pPr>
                      <w:pStyle w:val="Bibliography"/>
                      <w:rPr>
                        <w:noProof/>
                      </w:rPr>
                    </w:pPr>
                    <w:r>
                      <w:rPr>
                        <w:noProof/>
                      </w:rPr>
                      <w:t xml:space="preserve">[2] </w:t>
                    </w:r>
                  </w:p>
                </w:tc>
                <w:tc>
                  <w:tcPr>
                    <w:tcW w:w="0" w:type="auto"/>
                    <w:hideMark/>
                  </w:tcPr>
                  <w:p w14:paraId="7A6DBA2E" w14:textId="77777777" w:rsidR="00217145" w:rsidRDefault="00217145">
                    <w:pPr>
                      <w:pStyle w:val="Bibliography"/>
                      <w:rPr>
                        <w:noProof/>
                      </w:rPr>
                    </w:pPr>
                    <w:r>
                      <w:rPr>
                        <w:noProof/>
                      </w:rPr>
                      <w:t xml:space="preserve">A. Radford, J. Wu, R. Child, D. Luan, D. Amodei and I. Sutskever, “Language Models are Unsupervised Multitask Learners,” 2019. </w:t>
                    </w:r>
                  </w:p>
                </w:tc>
              </w:tr>
              <w:tr w:rsidR="00217145" w14:paraId="2EA37572" w14:textId="77777777">
                <w:trPr>
                  <w:divId w:val="1528521230"/>
                  <w:tblCellSpacing w:w="15" w:type="dxa"/>
                </w:trPr>
                <w:tc>
                  <w:tcPr>
                    <w:tcW w:w="50" w:type="pct"/>
                    <w:hideMark/>
                  </w:tcPr>
                  <w:p w14:paraId="4E787838" w14:textId="77777777" w:rsidR="00217145" w:rsidRDefault="00217145">
                    <w:pPr>
                      <w:pStyle w:val="Bibliography"/>
                      <w:rPr>
                        <w:noProof/>
                      </w:rPr>
                    </w:pPr>
                    <w:r>
                      <w:rPr>
                        <w:noProof/>
                      </w:rPr>
                      <w:t xml:space="preserve">[3] </w:t>
                    </w:r>
                  </w:p>
                </w:tc>
                <w:tc>
                  <w:tcPr>
                    <w:tcW w:w="0" w:type="auto"/>
                    <w:hideMark/>
                  </w:tcPr>
                  <w:p w14:paraId="7EA8D940" w14:textId="77777777" w:rsidR="00217145" w:rsidRDefault="00217145">
                    <w:pPr>
                      <w:pStyle w:val="Bibliography"/>
                      <w:rPr>
                        <w:noProof/>
                      </w:rPr>
                    </w:pPr>
                    <w:r>
                      <w:rPr>
                        <w:noProof/>
                      </w:rPr>
                      <w:t xml:space="preserve">D. I. Adelani, H. Mai, F. Fang, H. H. Nguyen, J. Yamagishi and I. Echizen, “Generating Sentiment-Preserving Fake Online Reviews Using Neural Language Models and Their Human- and Machine-based Detection.,” </w:t>
                    </w:r>
                    <w:r>
                      <w:rPr>
                        <w:i/>
                        <w:iCs/>
                        <w:noProof/>
                      </w:rPr>
                      <w:t xml:space="preserve">AINA, </w:t>
                    </w:r>
                    <w:r>
                      <w:rPr>
                        <w:noProof/>
                      </w:rPr>
                      <w:t xml:space="preserve">2020. </w:t>
                    </w:r>
                  </w:p>
                </w:tc>
              </w:tr>
              <w:tr w:rsidR="00217145" w14:paraId="39C0FC17" w14:textId="77777777">
                <w:trPr>
                  <w:divId w:val="1528521230"/>
                  <w:tblCellSpacing w:w="15" w:type="dxa"/>
                </w:trPr>
                <w:tc>
                  <w:tcPr>
                    <w:tcW w:w="50" w:type="pct"/>
                    <w:hideMark/>
                  </w:tcPr>
                  <w:p w14:paraId="4FDD605E" w14:textId="77777777" w:rsidR="00217145" w:rsidRDefault="00217145">
                    <w:pPr>
                      <w:pStyle w:val="Bibliography"/>
                      <w:rPr>
                        <w:noProof/>
                      </w:rPr>
                    </w:pPr>
                    <w:r>
                      <w:rPr>
                        <w:noProof/>
                      </w:rPr>
                      <w:t xml:space="preserve">[4] </w:t>
                    </w:r>
                  </w:p>
                </w:tc>
                <w:tc>
                  <w:tcPr>
                    <w:tcW w:w="0" w:type="auto"/>
                    <w:hideMark/>
                  </w:tcPr>
                  <w:p w14:paraId="7AC6DAB3" w14:textId="77777777" w:rsidR="00217145" w:rsidRDefault="00217145">
                    <w:pPr>
                      <w:pStyle w:val="Bibliography"/>
                      <w:rPr>
                        <w:noProof/>
                      </w:rPr>
                    </w:pPr>
                    <w:r>
                      <w:rPr>
                        <w:noProof/>
                      </w:rPr>
                      <w:t>E. D. Fowler, “Improving Style in Students' Written Compositions.,” 1999.</w:t>
                    </w:r>
                  </w:p>
                </w:tc>
              </w:tr>
              <w:tr w:rsidR="00217145" w14:paraId="32919EE8" w14:textId="77777777">
                <w:trPr>
                  <w:divId w:val="1528521230"/>
                  <w:tblCellSpacing w:w="15" w:type="dxa"/>
                </w:trPr>
                <w:tc>
                  <w:tcPr>
                    <w:tcW w:w="50" w:type="pct"/>
                    <w:hideMark/>
                  </w:tcPr>
                  <w:p w14:paraId="3B93C9F5" w14:textId="77777777" w:rsidR="00217145" w:rsidRDefault="00217145">
                    <w:pPr>
                      <w:pStyle w:val="Bibliography"/>
                      <w:rPr>
                        <w:noProof/>
                      </w:rPr>
                    </w:pPr>
                    <w:r>
                      <w:rPr>
                        <w:noProof/>
                      </w:rPr>
                      <w:t xml:space="preserve">[5] </w:t>
                    </w:r>
                  </w:p>
                </w:tc>
                <w:tc>
                  <w:tcPr>
                    <w:tcW w:w="0" w:type="auto"/>
                    <w:hideMark/>
                  </w:tcPr>
                  <w:p w14:paraId="2FB7A069" w14:textId="77777777" w:rsidR="00217145" w:rsidRDefault="00217145">
                    <w:pPr>
                      <w:pStyle w:val="Bibliography"/>
                      <w:rPr>
                        <w:noProof/>
                      </w:rPr>
                    </w:pPr>
                    <w:r>
                      <w:rPr>
                        <w:noProof/>
                      </w:rPr>
                      <w:t xml:space="preserve">S. Santhanam, “Context based text-generation using lstm networks,” </w:t>
                    </w:r>
                    <w:r>
                      <w:rPr>
                        <w:i/>
                        <w:iCs/>
                        <w:noProof/>
                      </w:rPr>
                      <w:t xml:space="preserve">arXiv preprint, </w:t>
                    </w:r>
                    <w:r>
                      <w:rPr>
                        <w:noProof/>
                      </w:rPr>
                      <w:t xml:space="preserve">vol. arXiv:2005.00048, 2020. </w:t>
                    </w:r>
                  </w:p>
                </w:tc>
              </w:tr>
              <w:tr w:rsidR="00217145" w14:paraId="00162B13" w14:textId="77777777">
                <w:trPr>
                  <w:divId w:val="1528521230"/>
                  <w:tblCellSpacing w:w="15" w:type="dxa"/>
                </w:trPr>
                <w:tc>
                  <w:tcPr>
                    <w:tcW w:w="50" w:type="pct"/>
                    <w:hideMark/>
                  </w:tcPr>
                  <w:p w14:paraId="1789FE0E" w14:textId="77777777" w:rsidR="00217145" w:rsidRDefault="00217145">
                    <w:pPr>
                      <w:pStyle w:val="Bibliography"/>
                      <w:rPr>
                        <w:noProof/>
                      </w:rPr>
                    </w:pPr>
                    <w:r>
                      <w:rPr>
                        <w:noProof/>
                      </w:rPr>
                      <w:t xml:space="preserve">[6] </w:t>
                    </w:r>
                  </w:p>
                </w:tc>
                <w:tc>
                  <w:tcPr>
                    <w:tcW w:w="0" w:type="auto"/>
                    <w:hideMark/>
                  </w:tcPr>
                  <w:p w14:paraId="23E41569" w14:textId="77777777" w:rsidR="00217145" w:rsidRDefault="00217145">
                    <w:pPr>
                      <w:pStyle w:val="Bibliography"/>
                      <w:rPr>
                        <w:noProof/>
                      </w:rPr>
                    </w:pPr>
                    <w:r>
                      <w:rPr>
                        <w:noProof/>
                      </w:rPr>
                      <w:t>Wikipedia, “Long short-term memory,” 2021.</w:t>
                    </w:r>
                  </w:p>
                </w:tc>
              </w:tr>
              <w:tr w:rsidR="00217145" w14:paraId="46DF6C12" w14:textId="77777777">
                <w:trPr>
                  <w:divId w:val="1528521230"/>
                  <w:tblCellSpacing w:w="15" w:type="dxa"/>
                </w:trPr>
                <w:tc>
                  <w:tcPr>
                    <w:tcW w:w="50" w:type="pct"/>
                    <w:hideMark/>
                  </w:tcPr>
                  <w:p w14:paraId="6D7F27C7" w14:textId="77777777" w:rsidR="00217145" w:rsidRDefault="00217145">
                    <w:pPr>
                      <w:pStyle w:val="Bibliography"/>
                      <w:rPr>
                        <w:noProof/>
                      </w:rPr>
                    </w:pPr>
                    <w:r>
                      <w:rPr>
                        <w:noProof/>
                      </w:rPr>
                      <w:t xml:space="preserve">[7] </w:t>
                    </w:r>
                  </w:p>
                </w:tc>
                <w:tc>
                  <w:tcPr>
                    <w:tcW w:w="0" w:type="auto"/>
                    <w:hideMark/>
                  </w:tcPr>
                  <w:p w14:paraId="4226001F" w14:textId="77777777" w:rsidR="00217145" w:rsidRDefault="00217145">
                    <w:pPr>
                      <w:pStyle w:val="Bibliography"/>
                      <w:rPr>
                        <w:noProof/>
                      </w:rPr>
                    </w:pPr>
                    <w:r>
                      <w:rPr>
                        <w:noProof/>
                      </w:rPr>
                      <w:t xml:space="preserve">B. Jang, M. Kim, G. Harerimana, S.-u. Kang and J. Kim, “Bi-LSTM Model to Increase Accuracy in Text Classification: Combining Word2vec CNN and Attention Mechanism.,” </w:t>
                    </w:r>
                    <w:r>
                      <w:rPr>
                        <w:i/>
                        <w:iCs/>
                        <w:noProof/>
                      </w:rPr>
                      <w:t xml:space="preserve">Applied Sciences, </w:t>
                    </w:r>
                    <w:r>
                      <w:rPr>
                        <w:noProof/>
                      </w:rPr>
                      <w:t xml:space="preserve">vol. 10(17):5841, 2020. </w:t>
                    </w:r>
                  </w:p>
                </w:tc>
              </w:tr>
              <w:tr w:rsidR="00217145" w14:paraId="088D739C" w14:textId="77777777">
                <w:trPr>
                  <w:divId w:val="1528521230"/>
                  <w:tblCellSpacing w:w="15" w:type="dxa"/>
                </w:trPr>
                <w:tc>
                  <w:tcPr>
                    <w:tcW w:w="50" w:type="pct"/>
                    <w:hideMark/>
                  </w:tcPr>
                  <w:p w14:paraId="0441BAF8" w14:textId="77777777" w:rsidR="00217145" w:rsidRDefault="00217145">
                    <w:pPr>
                      <w:pStyle w:val="Bibliography"/>
                      <w:rPr>
                        <w:noProof/>
                      </w:rPr>
                    </w:pPr>
                    <w:r>
                      <w:rPr>
                        <w:noProof/>
                      </w:rPr>
                      <w:t xml:space="preserve">[8] </w:t>
                    </w:r>
                  </w:p>
                </w:tc>
                <w:tc>
                  <w:tcPr>
                    <w:tcW w:w="0" w:type="auto"/>
                    <w:hideMark/>
                  </w:tcPr>
                  <w:p w14:paraId="68AE7A0F" w14:textId="77777777" w:rsidR="00217145" w:rsidRDefault="00217145">
                    <w:pPr>
                      <w:pStyle w:val="Bibliography"/>
                      <w:rPr>
                        <w:noProof/>
                      </w:rPr>
                    </w:pPr>
                    <w:r>
                      <w:rPr>
                        <w:noProof/>
                      </w:rPr>
                      <w:t xml:space="preserve">A. Vaswani, N. Shazee, N. Parmar, J. Uszkoreit, L. Jones, A. N. Gomez, Ł. Kaiser and I. Polosukhin, “Attention is all you need,” </w:t>
                    </w:r>
                    <w:r>
                      <w:rPr>
                        <w:i/>
                        <w:iCs/>
                        <w:noProof/>
                      </w:rPr>
                      <w:t xml:space="preserve">Advances in Neural Information Processing Systems, </w:t>
                    </w:r>
                    <w:r>
                      <w:rPr>
                        <w:noProof/>
                      </w:rPr>
                      <w:t xml:space="preserve">pp. 6000-6010, 2017. </w:t>
                    </w:r>
                  </w:p>
                </w:tc>
              </w:tr>
              <w:tr w:rsidR="00217145" w14:paraId="50D6EA8D" w14:textId="77777777">
                <w:trPr>
                  <w:divId w:val="1528521230"/>
                  <w:tblCellSpacing w:w="15" w:type="dxa"/>
                </w:trPr>
                <w:tc>
                  <w:tcPr>
                    <w:tcW w:w="50" w:type="pct"/>
                    <w:hideMark/>
                  </w:tcPr>
                  <w:p w14:paraId="3598D933" w14:textId="77777777" w:rsidR="00217145" w:rsidRDefault="00217145">
                    <w:pPr>
                      <w:pStyle w:val="Bibliography"/>
                      <w:rPr>
                        <w:noProof/>
                      </w:rPr>
                    </w:pPr>
                    <w:r>
                      <w:rPr>
                        <w:noProof/>
                      </w:rPr>
                      <w:t xml:space="preserve">[9] </w:t>
                    </w:r>
                  </w:p>
                </w:tc>
                <w:tc>
                  <w:tcPr>
                    <w:tcW w:w="0" w:type="auto"/>
                    <w:hideMark/>
                  </w:tcPr>
                  <w:p w14:paraId="43D155D7" w14:textId="77777777" w:rsidR="00217145" w:rsidRDefault="00217145">
                    <w:pPr>
                      <w:pStyle w:val="Bibliography"/>
                      <w:rPr>
                        <w:noProof/>
                      </w:rPr>
                    </w:pPr>
                    <w:r>
                      <w:rPr>
                        <w:noProof/>
                      </w:rPr>
                      <w:t xml:space="preserve">A. Radford and K. Narasimhan, “Improving Language Understanding by Generative Pre-Training.,” 2018. </w:t>
                    </w:r>
                  </w:p>
                </w:tc>
              </w:tr>
              <w:tr w:rsidR="00217145" w14:paraId="7C3FF39D" w14:textId="77777777">
                <w:trPr>
                  <w:divId w:val="1528521230"/>
                  <w:tblCellSpacing w:w="15" w:type="dxa"/>
                </w:trPr>
                <w:tc>
                  <w:tcPr>
                    <w:tcW w:w="50" w:type="pct"/>
                    <w:hideMark/>
                  </w:tcPr>
                  <w:p w14:paraId="5FF10E12" w14:textId="77777777" w:rsidR="00217145" w:rsidRDefault="00217145">
                    <w:pPr>
                      <w:pStyle w:val="Bibliography"/>
                      <w:rPr>
                        <w:noProof/>
                      </w:rPr>
                    </w:pPr>
                    <w:r>
                      <w:rPr>
                        <w:noProof/>
                      </w:rPr>
                      <w:t xml:space="preserve">[10] </w:t>
                    </w:r>
                  </w:p>
                </w:tc>
                <w:tc>
                  <w:tcPr>
                    <w:tcW w:w="0" w:type="auto"/>
                    <w:hideMark/>
                  </w:tcPr>
                  <w:p w14:paraId="3DB5A321" w14:textId="77777777" w:rsidR="00217145" w:rsidRDefault="00217145">
                    <w:pPr>
                      <w:pStyle w:val="Bibliography"/>
                      <w:rPr>
                        <w:noProof/>
                      </w:rPr>
                    </w:pPr>
                    <w:r>
                      <w:rPr>
                        <w:noProof/>
                      </w:rPr>
                      <w:t xml:space="preserve">A. H. Choi, J. Buys, L. Du, M. Forbes and Yejin, “The Curious Case of Neural Text Degeneration,” </w:t>
                    </w:r>
                    <w:r>
                      <w:rPr>
                        <w:i/>
                        <w:iCs/>
                        <w:noProof/>
                      </w:rPr>
                      <w:t xml:space="preserve">arXiv, </w:t>
                    </w:r>
                    <w:r>
                      <w:rPr>
                        <w:noProof/>
                      </w:rPr>
                      <w:t xml:space="preserve">2020. </w:t>
                    </w:r>
                  </w:p>
                </w:tc>
              </w:tr>
              <w:tr w:rsidR="00217145" w14:paraId="6CDE3073" w14:textId="77777777">
                <w:trPr>
                  <w:divId w:val="1528521230"/>
                  <w:tblCellSpacing w:w="15" w:type="dxa"/>
                </w:trPr>
                <w:tc>
                  <w:tcPr>
                    <w:tcW w:w="50" w:type="pct"/>
                    <w:hideMark/>
                  </w:tcPr>
                  <w:p w14:paraId="3C71CAF1" w14:textId="77777777" w:rsidR="00217145" w:rsidRDefault="00217145">
                    <w:pPr>
                      <w:pStyle w:val="Bibliography"/>
                      <w:rPr>
                        <w:noProof/>
                      </w:rPr>
                    </w:pPr>
                    <w:r>
                      <w:rPr>
                        <w:noProof/>
                      </w:rPr>
                      <w:t xml:space="preserve">[11] </w:t>
                    </w:r>
                  </w:p>
                </w:tc>
                <w:tc>
                  <w:tcPr>
                    <w:tcW w:w="0" w:type="auto"/>
                    <w:hideMark/>
                  </w:tcPr>
                  <w:p w14:paraId="74835198" w14:textId="77777777" w:rsidR="00217145" w:rsidRDefault="00217145">
                    <w:pPr>
                      <w:pStyle w:val="Bibliography"/>
                      <w:rPr>
                        <w:noProof/>
                      </w:rPr>
                    </w:pPr>
                    <w:r>
                      <w:rPr>
                        <w:noProof/>
                      </w:rPr>
                      <w:t xml:space="preserve">HuggingFace, </w:t>
                    </w:r>
                    <w:r>
                      <w:rPr>
                        <w:i/>
                        <w:iCs/>
                        <w:noProof/>
                      </w:rPr>
                      <w:t xml:space="preserve">gpt2, </w:t>
                    </w:r>
                    <w:r>
                      <w:rPr>
                        <w:noProof/>
                      </w:rPr>
                      <w:t xml:space="preserve">https://huggingface.co/gpt2?text=A+long+time+ago%2C. </w:t>
                    </w:r>
                  </w:p>
                </w:tc>
              </w:tr>
              <w:tr w:rsidR="00217145" w14:paraId="023FBA9E" w14:textId="77777777">
                <w:trPr>
                  <w:divId w:val="1528521230"/>
                  <w:tblCellSpacing w:w="15" w:type="dxa"/>
                </w:trPr>
                <w:tc>
                  <w:tcPr>
                    <w:tcW w:w="50" w:type="pct"/>
                    <w:hideMark/>
                  </w:tcPr>
                  <w:p w14:paraId="22F58BEA" w14:textId="77777777" w:rsidR="00217145" w:rsidRDefault="00217145">
                    <w:pPr>
                      <w:pStyle w:val="Bibliography"/>
                      <w:rPr>
                        <w:noProof/>
                      </w:rPr>
                    </w:pPr>
                    <w:r>
                      <w:rPr>
                        <w:noProof/>
                      </w:rPr>
                      <w:t xml:space="preserve">[12] </w:t>
                    </w:r>
                  </w:p>
                </w:tc>
                <w:tc>
                  <w:tcPr>
                    <w:tcW w:w="0" w:type="auto"/>
                    <w:hideMark/>
                  </w:tcPr>
                  <w:p w14:paraId="41054548" w14:textId="77777777" w:rsidR="00217145" w:rsidRDefault="00217145">
                    <w:pPr>
                      <w:pStyle w:val="Bibliography"/>
                      <w:rPr>
                        <w:noProof/>
                      </w:rPr>
                    </w:pPr>
                    <w:r>
                      <w:rPr>
                        <w:noProof/>
                      </w:rPr>
                      <w:t xml:space="preserve">D. J. Mihalcea, Z. Jin, Z. Hu, O. Vechtomova and Rada, “Deep Learning for Text Style Transfer: A Survey,” </w:t>
                    </w:r>
                    <w:r>
                      <w:rPr>
                        <w:i/>
                        <w:iCs/>
                        <w:noProof/>
                      </w:rPr>
                      <w:t xml:space="preserve">arXiv, </w:t>
                    </w:r>
                    <w:r>
                      <w:rPr>
                        <w:noProof/>
                      </w:rPr>
                      <w:t xml:space="preserve">2021. </w:t>
                    </w:r>
                  </w:p>
                </w:tc>
              </w:tr>
              <w:tr w:rsidR="00217145" w14:paraId="405B92CB" w14:textId="77777777">
                <w:trPr>
                  <w:divId w:val="1528521230"/>
                  <w:tblCellSpacing w:w="15" w:type="dxa"/>
                </w:trPr>
                <w:tc>
                  <w:tcPr>
                    <w:tcW w:w="50" w:type="pct"/>
                    <w:hideMark/>
                  </w:tcPr>
                  <w:p w14:paraId="61E7029B" w14:textId="77777777" w:rsidR="00217145" w:rsidRDefault="00217145">
                    <w:pPr>
                      <w:pStyle w:val="Bibliography"/>
                      <w:rPr>
                        <w:noProof/>
                      </w:rPr>
                    </w:pPr>
                    <w:r>
                      <w:rPr>
                        <w:noProof/>
                      </w:rPr>
                      <w:t xml:space="preserve">[13] </w:t>
                    </w:r>
                  </w:p>
                </w:tc>
                <w:tc>
                  <w:tcPr>
                    <w:tcW w:w="0" w:type="auto"/>
                    <w:hideMark/>
                  </w:tcPr>
                  <w:p w14:paraId="765BF1E3" w14:textId="77777777" w:rsidR="00217145" w:rsidRDefault="00217145">
                    <w:pPr>
                      <w:pStyle w:val="Bibliography"/>
                      <w:rPr>
                        <w:noProof/>
                      </w:rPr>
                    </w:pPr>
                    <w:r>
                      <w:rPr>
                        <w:noProof/>
                      </w:rPr>
                      <w:t xml:space="preserve">S. L. Hu, W. Wang, Z. Yang, X. Liang, F. F. Xu, E. Xing and Zhiting, “Data-to-Text Generation with Style Imitation,” </w:t>
                    </w:r>
                    <w:r>
                      <w:rPr>
                        <w:i/>
                        <w:iCs/>
                        <w:noProof/>
                      </w:rPr>
                      <w:t xml:space="preserve">arXiv, </w:t>
                    </w:r>
                    <w:r>
                      <w:rPr>
                        <w:noProof/>
                      </w:rPr>
                      <w:t xml:space="preserve">2020. </w:t>
                    </w:r>
                  </w:p>
                </w:tc>
              </w:tr>
              <w:tr w:rsidR="00217145" w14:paraId="43BB32C3" w14:textId="77777777">
                <w:trPr>
                  <w:divId w:val="1528521230"/>
                  <w:tblCellSpacing w:w="15" w:type="dxa"/>
                </w:trPr>
                <w:tc>
                  <w:tcPr>
                    <w:tcW w:w="50" w:type="pct"/>
                    <w:hideMark/>
                  </w:tcPr>
                  <w:p w14:paraId="141B3D02" w14:textId="77777777" w:rsidR="00217145" w:rsidRDefault="00217145">
                    <w:pPr>
                      <w:pStyle w:val="Bibliography"/>
                      <w:rPr>
                        <w:noProof/>
                      </w:rPr>
                    </w:pPr>
                    <w:r>
                      <w:rPr>
                        <w:noProof/>
                      </w:rPr>
                      <w:t xml:space="preserve">[14] </w:t>
                    </w:r>
                  </w:p>
                </w:tc>
                <w:tc>
                  <w:tcPr>
                    <w:tcW w:w="0" w:type="auto"/>
                    <w:hideMark/>
                  </w:tcPr>
                  <w:p w14:paraId="74001F3C" w14:textId="77777777" w:rsidR="00217145" w:rsidRDefault="00217145">
                    <w:pPr>
                      <w:pStyle w:val="Bibliography"/>
                      <w:rPr>
                        <w:noProof/>
                      </w:rPr>
                    </w:pPr>
                    <w:r>
                      <w:rPr>
                        <w:noProof/>
                      </w:rPr>
                      <w:t xml:space="preserve">J. LI, R. Jia and P. Liang, “Delete, Retrieve, Generate: a Simple Approach to Sentiment and Style Transfer,” in </w:t>
                    </w:r>
                    <w:r>
                      <w:rPr>
                        <w:i/>
                        <w:iCs/>
                        <w:noProof/>
                      </w:rPr>
                      <w:t xml:space="preserve">Proceedings of the 2018 Conference of the North {A}merican Chapter of the </w:t>
                    </w:r>
                    <w:r>
                      <w:rPr>
                        <w:i/>
                        <w:iCs/>
                        <w:noProof/>
                      </w:rPr>
                      <w:lastRenderedPageBreak/>
                      <w:t>Association for Computational Linguistics: Human Language Technologies, Volume 1 (Long Papers)</w:t>
                    </w:r>
                    <w:r>
                      <w:rPr>
                        <w:noProof/>
                      </w:rPr>
                      <w:t>, New Orleans, Louisiana, Association for Computational Linguistics, 2018, pp. 1865-1874.</w:t>
                    </w:r>
                  </w:p>
                </w:tc>
              </w:tr>
              <w:tr w:rsidR="00217145" w14:paraId="024063F8" w14:textId="77777777">
                <w:trPr>
                  <w:divId w:val="1528521230"/>
                  <w:tblCellSpacing w:w="15" w:type="dxa"/>
                </w:trPr>
                <w:tc>
                  <w:tcPr>
                    <w:tcW w:w="50" w:type="pct"/>
                    <w:hideMark/>
                  </w:tcPr>
                  <w:p w14:paraId="7F974751" w14:textId="77777777" w:rsidR="00217145" w:rsidRDefault="00217145">
                    <w:pPr>
                      <w:pStyle w:val="Bibliography"/>
                      <w:rPr>
                        <w:noProof/>
                      </w:rPr>
                    </w:pPr>
                    <w:r>
                      <w:rPr>
                        <w:noProof/>
                      </w:rPr>
                      <w:lastRenderedPageBreak/>
                      <w:t xml:space="preserve">[15] </w:t>
                    </w:r>
                  </w:p>
                </w:tc>
                <w:tc>
                  <w:tcPr>
                    <w:tcW w:w="0" w:type="auto"/>
                    <w:hideMark/>
                  </w:tcPr>
                  <w:p w14:paraId="6997DE84" w14:textId="77777777" w:rsidR="00217145" w:rsidRDefault="00217145">
                    <w:pPr>
                      <w:pStyle w:val="Bibliography"/>
                      <w:rPr>
                        <w:noProof/>
                      </w:rPr>
                    </w:pPr>
                    <w:r>
                      <w:rPr>
                        <w:noProof/>
                      </w:rPr>
                      <w:t xml:space="preserve">K. Papineni, S. Roukos, T. Ward and W.-J. Zhu, “Bleu: a Method for Automatic Evaluation of Machine Translation,” in </w:t>
                    </w:r>
                    <w:r>
                      <w:rPr>
                        <w:i/>
                        <w:iCs/>
                        <w:noProof/>
                      </w:rPr>
                      <w:t>Proceedings of the 40th Annual Meeting of the Association for Computational Linguistics</w:t>
                    </w:r>
                    <w:r>
                      <w:rPr>
                        <w:noProof/>
                      </w:rPr>
                      <w:t>, Philadelphia, Pennsylvania, USA, Association for Computational Linguistics, 2002, pp. 311-318.</w:t>
                    </w:r>
                  </w:p>
                </w:tc>
              </w:tr>
              <w:tr w:rsidR="00217145" w14:paraId="21EC1DCF" w14:textId="77777777">
                <w:trPr>
                  <w:divId w:val="1528521230"/>
                  <w:tblCellSpacing w:w="15" w:type="dxa"/>
                </w:trPr>
                <w:tc>
                  <w:tcPr>
                    <w:tcW w:w="50" w:type="pct"/>
                    <w:hideMark/>
                  </w:tcPr>
                  <w:p w14:paraId="7B47D7CA" w14:textId="77777777" w:rsidR="00217145" w:rsidRDefault="00217145">
                    <w:pPr>
                      <w:pStyle w:val="Bibliography"/>
                      <w:rPr>
                        <w:noProof/>
                      </w:rPr>
                    </w:pPr>
                    <w:r>
                      <w:rPr>
                        <w:noProof/>
                      </w:rPr>
                      <w:t xml:space="preserve">[16] </w:t>
                    </w:r>
                  </w:p>
                </w:tc>
                <w:tc>
                  <w:tcPr>
                    <w:tcW w:w="0" w:type="auto"/>
                    <w:hideMark/>
                  </w:tcPr>
                  <w:p w14:paraId="0E2E5128" w14:textId="77777777" w:rsidR="00217145" w:rsidRDefault="00217145">
                    <w:pPr>
                      <w:pStyle w:val="Bibliography"/>
                      <w:rPr>
                        <w:noProof/>
                      </w:rPr>
                    </w:pPr>
                    <w:r>
                      <w:rPr>
                        <w:noProof/>
                      </w:rPr>
                      <w:t xml:space="preserve">L. Y. Yu, W. Zhang, J. Wang and Yong, </w:t>
                    </w:r>
                    <w:r>
                      <w:rPr>
                        <w:i/>
                        <w:iCs/>
                        <w:noProof/>
                      </w:rPr>
                      <w:t xml:space="preserve">SeqGAN: Sequence Generative Adversarial Nets with Policy Gradient, </w:t>
                    </w:r>
                    <w:r>
                      <w:rPr>
                        <w:noProof/>
                      </w:rPr>
                      <w:t xml:space="preserve">2017. </w:t>
                    </w:r>
                  </w:p>
                </w:tc>
              </w:tr>
              <w:tr w:rsidR="00217145" w14:paraId="69E46378" w14:textId="77777777">
                <w:trPr>
                  <w:divId w:val="1528521230"/>
                  <w:tblCellSpacing w:w="15" w:type="dxa"/>
                </w:trPr>
                <w:tc>
                  <w:tcPr>
                    <w:tcW w:w="50" w:type="pct"/>
                    <w:hideMark/>
                  </w:tcPr>
                  <w:p w14:paraId="7A406377" w14:textId="77777777" w:rsidR="00217145" w:rsidRDefault="00217145">
                    <w:pPr>
                      <w:pStyle w:val="Bibliography"/>
                      <w:rPr>
                        <w:noProof/>
                      </w:rPr>
                    </w:pPr>
                    <w:r>
                      <w:rPr>
                        <w:noProof/>
                      </w:rPr>
                      <w:t xml:space="preserve">[17] </w:t>
                    </w:r>
                  </w:p>
                </w:tc>
                <w:tc>
                  <w:tcPr>
                    <w:tcW w:w="0" w:type="auto"/>
                    <w:hideMark/>
                  </w:tcPr>
                  <w:p w14:paraId="1334C132" w14:textId="77777777" w:rsidR="00217145" w:rsidRDefault="00217145">
                    <w:pPr>
                      <w:pStyle w:val="Bibliography"/>
                      <w:rPr>
                        <w:noProof/>
                      </w:rPr>
                    </w:pPr>
                    <w:r>
                      <w:rPr>
                        <w:noProof/>
                      </w:rPr>
                      <w:t xml:space="preserve">C. Lillelund, </w:t>
                    </w:r>
                    <w:r>
                      <w:rPr>
                        <w:i/>
                        <w:iCs/>
                        <w:noProof/>
                      </w:rPr>
                      <w:t xml:space="preserve">Donal Trump Rally Speeches, </w:t>
                    </w:r>
                    <w:r>
                      <w:rPr>
                        <w:noProof/>
                      </w:rPr>
                      <w:t xml:space="preserve">Kaggle. </w:t>
                    </w:r>
                  </w:p>
                </w:tc>
              </w:tr>
            </w:tbl>
            <w:p w14:paraId="79C8D74B" w14:textId="77777777" w:rsidR="00217145" w:rsidRDefault="00217145">
              <w:pPr>
                <w:divId w:val="1528521230"/>
                <w:rPr>
                  <w:rFonts w:eastAsia="Times New Roman"/>
                  <w:noProof/>
                </w:rPr>
              </w:pPr>
            </w:p>
            <w:p w14:paraId="62D3B6A2" w14:textId="14B7AA0A" w:rsidR="00D94721" w:rsidRDefault="00D94721">
              <w:pPr>
                <w:rPr>
                  <w:ins w:id="1936" w:author="Martynas Lukosevicius" w:date="2022-01-04T01:16:00Z"/>
                </w:rPr>
              </w:pPr>
              <w:ins w:id="1937" w:author="Martynas Lukosevicius" w:date="2022-01-04T01:16:00Z">
                <w:r>
                  <w:rPr>
                    <w:b/>
                    <w:bCs/>
                    <w:noProof/>
                  </w:rPr>
                  <w:fldChar w:fldCharType="end"/>
                </w:r>
              </w:ins>
            </w:p>
            <w:customXmlInsRangeStart w:id="1938" w:author="Martynas Lukosevicius" w:date="2022-01-04T01:16:00Z"/>
          </w:sdtContent>
        </w:sdt>
        <w:customXmlInsRangeEnd w:id="1938"/>
        <w:customXmlInsRangeStart w:id="1939" w:author="Martynas Lukosevicius" w:date="2022-01-04T01:16:00Z"/>
      </w:sdtContent>
    </w:sdt>
    <w:customXmlInsRangeEnd w:id="1939"/>
    <w:p w14:paraId="393C6145" w14:textId="77777777" w:rsidR="00D94721" w:rsidRPr="00EC1C02" w:rsidRDefault="00D94721" w:rsidP="00B50774"/>
    <w:sectPr w:rsidR="00D94721" w:rsidRPr="00EC1C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B5B60" w14:textId="77777777" w:rsidR="006B6FE6" w:rsidRDefault="006B6FE6" w:rsidP="006826BD">
      <w:pPr>
        <w:spacing w:after="0" w:line="240" w:lineRule="auto"/>
      </w:pPr>
      <w:r>
        <w:separator/>
      </w:r>
    </w:p>
  </w:endnote>
  <w:endnote w:type="continuationSeparator" w:id="0">
    <w:p w14:paraId="3E75ADC7" w14:textId="77777777" w:rsidR="006B6FE6" w:rsidRDefault="006B6FE6" w:rsidP="00682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26D54" w14:textId="77777777" w:rsidR="006B6FE6" w:rsidRDefault="006B6FE6" w:rsidP="006826BD">
      <w:pPr>
        <w:spacing w:after="0" w:line="240" w:lineRule="auto"/>
      </w:pPr>
      <w:r>
        <w:separator/>
      </w:r>
    </w:p>
  </w:footnote>
  <w:footnote w:type="continuationSeparator" w:id="0">
    <w:p w14:paraId="26F47B6E" w14:textId="77777777" w:rsidR="006B6FE6" w:rsidRDefault="006B6FE6" w:rsidP="006826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1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A4309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24F70"/>
    <w:multiLevelType w:val="hybridMultilevel"/>
    <w:tmpl w:val="7E248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9C337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8A5065"/>
    <w:multiLevelType w:val="hybridMultilevel"/>
    <w:tmpl w:val="DC261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0F2592"/>
    <w:multiLevelType w:val="hybridMultilevel"/>
    <w:tmpl w:val="2B664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79124C"/>
    <w:multiLevelType w:val="hybridMultilevel"/>
    <w:tmpl w:val="5540E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47393C"/>
    <w:multiLevelType w:val="hybridMultilevel"/>
    <w:tmpl w:val="07663C30"/>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 w15:restartNumberingAfterBreak="0">
    <w:nsid w:val="39566813"/>
    <w:multiLevelType w:val="multilevel"/>
    <w:tmpl w:val="A680F3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9B344C1"/>
    <w:multiLevelType w:val="hybridMultilevel"/>
    <w:tmpl w:val="B6986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C270EF"/>
    <w:multiLevelType w:val="hybridMultilevel"/>
    <w:tmpl w:val="E15C0F8E"/>
    <w:lvl w:ilvl="0" w:tplc="1C08D72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4E36CC"/>
    <w:multiLevelType w:val="hybridMultilevel"/>
    <w:tmpl w:val="CDACE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F32D8B"/>
    <w:multiLevelType w:val="hybridMultilevel"/>
    <w:tmpl w:val="E41A7E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FE11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D9D6F41"/>
    <w:multiLevelType w:val="hybridMultilevel"/>
    <w:tmpl w:val="BF5CD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434D8B"/>
    <w:multiLevelType w:val="hybridMultilevel"/>
    <w:tmpl w:val="2D627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E047E6"/>
    <w:multiLevelType w:val="hybridMultilevel"/>
    <w:tmpl w:val="17849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F5355C6"/>
    <w:multiLevelType w:val="hybridMultilevel"/>
    <w:tmpl w:val="4F328F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6"/>
  </w:num>
  <w:num w:numId="3">
    <w:abstractNumId w:val="11"/>
  </w:num>
  <w:num w:numId="4">
    <w:abstractNumId w:val="9"/>
  </w:num>
  <w:num w:numId="5">
    <w:abstractNumId w:val="5"/>
  </w:num>
  <w:num w:numId="6">
    <w:abstractNumId w:val="4"/>
  </w:num>
  <w:num w:numId="7">
    <w:abstractNumId w:val="17"/>
  </w:num>
  <w:num w:numId="8">
    <w:abstractNumId w:val="14"/>
  </w:num>
  <w:num w:numId="9">
    <w:abstractNumId w:val="12"/>
  </w:num>
  <w:num w:numId="10">
    <w:abstractNumId w:val="16"/>
  </w:num>
  <w:num w:numId="11">
    <w:abstractNumId w:val="7"/>
  </w:num>
  <w:num w:numId="12">
    <w:abstractNumId w:val="3"/>
  </w:num>
  <w:num w:numId="13">
    <w:abstractNumId w:val="8"/>
  </w:num>
  <w:num w:numId="14">
    <w:abstractNumId w:val="13"/>
  </w:num>
  <w:num w:numId="15">
    <w:abstractNumId w:val="1"/>
  </w:num>
  <w:num w:numId="16">
    <w:abstractNumId w:val="0"/>
  </w:num>
  <w:num w:numId="17">
    <w:abstractNumId w:val="2"/>
  </w:num>
  <w:num w:numId="1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ynas Lukosevicius">
    <w15:presenceInfo w15:providerId="Windows Live" w15:userId="edf37c4d44a551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9B"/>
    <w:rsid w:val="00024E87"/>
    <w:rsid w:val="00035103"/>
    <w:rsid w:val="000439EB"/>
    <w:rsid w:val="00050754"/>
    <w:rsid w:val="000613DD"/>
    <w:rsid w:val="000628A9"/>
    <w:rsid w:val="00063679"/>
    <w:rsid w:val="000731EF"/>
    <w:rsid w:val="000746CA"/>
    <w:rsid w:val="0007647A"/>
    <w:rsid w:val="00085052"/>
    <w:rsid w:val="000866ED"/>
    <w:rsid w:val="0009794F"/>
    <w:rsid w:val="000B2E2B"/>
    <w:rsid w:val="000B2EA4"/>
    <w:rsid w:val="000B3829"/>
    <w:rsid w:val="000B4BED"/>
    <w:rsid w:val="000C44DE"/>
    <w:rsid w:val="000C51D2"/>
    <w:rsid w:val="000C5924"/>
    <w:rsid w:val="000D079D"/>
    <w:rsid w:val="000E3658"/>
    <w:rsid w:val="000F663E"/>
    <w:rsid w:val="00112C83"/>
    <w:rsid w:val="00121BC1"/>
    <w:rsid w:val="001233AD"/>
    <w:rsid w:val="001360DC"/>
    <w:rsid w:val="001408C1"/>
    <w:rsid w:val="00143A6D"/>
    <w:rsid w:val="001552BD"/>
    <w:rsid w:val="0015789C"/>
    <w:rsid w:val="00166F74"/>
    <w:rsid w:val="0018057E"/>
    <w:rsid w:val="001808A5"/>
    <w:rsid w:val="001A3FEC"/>
    <w:rsid w:val="001B2E22"/>
    <w:rsid w:val="001C4319"/>
    <w:rsid w:val="001C4C34"/>
    <w:rsid w:val="001D1A55"/>
    <w:rsid w:val="001D354C"/>
    <w:rsid w:val="001F5BA1"/>
    <w:rsid w:val="00214D30"/>
    <w:rsid w:val="00217145"/>
    <w:rsid w:val="0023511A"/>
    <w:rsid w:val="00243192"/>
    <w:rsid w:val="002500D8"/>
    <w:rsid w:val="0026530F"/>
    <w:rsid w:val="002739F8"/>
    <w:rsid w:val="002774DC"/>
    <w:rsid w:val="002857BE"/>
    <w:rsid w:val="0029369E"/>
    <w:rsid w:val="002C37D4"/>
    <w:rsid w:val="002D3EB0"/>
    <w:rsid w:val="002E31A1"/>
    <w:rsid w:val="00302264"/>
    <w:rsid w:val="00310F9A"/>
    <w:rsid w:val="003133C5"/>
    <w:rsid w:val="00315430"/>
    <w:rsid w:val="003241C7"/>
    <w:rsid w:val="0032529F"/>
    <w:rsid w:val="00327018"/>
    <w:rsid w:val="00330ACF"/>
    <w:rsid w:val="003447AE"/>
    <w:rsid w:val="003461C5"/>
    <w:rsid w:val="00373EC6"/>
    <w:rsid w:val="00374B79"/>
    <w:rsid w:val="00380EFD"/>
    <w:rsid w:val="00392FCA"/>
    <w:rsid w:val="003A5CD7"/>
    <w:rsid w:val="003B28D9"/>
    <w:rsid w:val="003E3453"/>
    <w:rsid w:val="00402FEB"/>
    <w:rsid w:val="004238C2"/>
    <w:rsid w:val="00432265"/>
    <w:rsid w:val="00447539"/>
    <w:rsid w:val="004607C1"/>
    <w:rsid w:val="00472FA3"/>
    <w:rsid w:val="00474364"/>
    <w:rsid w:val="004862AC"/>
    <w:rsid w:val="004969D1"/>
    <w:rsid w:val="004D4431"/>
    <w:rsid w:val="004F01FF"/>
    <w:rsid w:val="004F41A2"/>
    <w:rsid w:val="004F6D9C"/>
    <w:rsid w:val="0050135D"/>
    <w:rsid w:val="0051361D"/>
    <w:rsid w:val="005274A7"/>
    <w:rsid w:val="00543A7B"/>
    <w:rsid w:val="005467AC"/>
    <w:rsid w:val="0056495A"/>
    <w:rsid w:val="005720EB"/>
    <w:rsid w:val="0058011F"/>
    <w:rsid w:val="0058499B"/>
    <w:rsid w:val="005A0D40"/>
    <w:rsid w:val="005A0F9D"/>
    <w:rsid w:val="005A593D"/>
    <w:rsid w:val="005C21ED"/>
    <w:rsid w:val="005D08BB"/>
    <w:rsid w:val="005E4140"/>
    <w:rsid w:val="005E54D1"/>
    <w:rsid w:val="005E5E37"/>
    <w:rsid w:val="00602CE3"/>
    <w:rsid w:val="00603B52"/>
    <w:rsid w:val="00622DC6"/>
    <w:rsid w:val="0062412E"/>
    <w:rsid w:val="0062462C"/>
    <w:rsid w:val="00630AF0"/>
    <w:rsid w:val="0063328C"/>
    <w:rsid w:val="006354D2"/>
    <w:rsid w:val="00647DDF"/>
    <w:rsid w:val="00650465"/>
    <w:rsid w:val="00657243"/>
    <w:rsid w:val="006639A0"/>
    <w:rsid w:val="006826BD"/>
    <w:rsid w:val="00695F1C"/>
    <w:rsid w:val="006A1868"/>
    <w:rsid w:val="006B1968"/>
    <w:rsid w:val="006B6FE6"/>
    <w:rsid w:val="006C3A91"/>
    <w:rsid w:val="006C532E"/>
    <w:rsid w:val="006C69E4"/>
    <w:rsid w:val="006D3578"/>
    <w:rsid w:val="0070147B"/>
    <w:rsid w:val="0071488E"/>
    <w:rsid w:val="00736DF2"/>
    <w:rsid w:val="00747903"/>
    <w:rsid w:val="0075014F"/>
    <w:rsid w:val="00754D00"/>
    <w:rsid w:val="007730CB"/>
    <w:rsid w:val="00795219"/>
    <w:rsid w:val="007A0AE0"/>
    <w:rsid w:val="007A0AF5"/>
    <w:rsid w:val="007C1F38"/>
    <w:rsid w:val="007C3CBF"/>
    <w:rsid w:val="007D1F1A"/>
    <w:rsid w:val="007D73FC"/>
    <w:rsid w:val="00802761"/>
    <w:rsid w:val="0080293D"/>
    <w:rsid w:val="00806318"/>
    <w:rsid w:val="008228DB"/>
    <w:rsid w:val="00831741"/>
    <w:rsid w:val="008369B8"/>
    <w:rsid w:val="0084032A"/>
    <w:rsid w:val="00867165"/>
    <w:rsid w:val="00885072"/>
    <w:rsid w:val="00886C6B"/>
    <w:rsid w:val="0089237B"/>
    <w:rsid w:val="008B6321"/>
    <w:rsid w:val="008C1AFA"/>
    <w:rsid w:val="008C216A"/>
    <w:rsid w:val="008C61B7"/>
    <w:rsid w:val="008C6F31"/>
    <w:rsid w:val="008D13EA"/>
    <w:rsid w:val="008E3F83"/>
    <w:rsid w:val="008F623C"/>
    <w:rsid w:val="009016C5"/>
    <w:rsid w:val="0090187E"/>
    <w:rsid w:val="009036FA"/>
    <w:rsid w:val="0091117C"/>
    <w:rsid w:val="009163ED"/>
    <w:rsid w:val="00925B00"/>
    <w:rsid w:val="00934D2A"/>
    <w:rsid w:val="00935932"/>
    <w:rsid w:val="009444B7"/>
    <w:rsid w:val="00946E92"/>
    <w:rsid w:val="009513E4"/>
    <w:rsid w:val="00973EE8"/>
    <w:rsid w:val="00974B43"/>
    <w:rsid w:val="00975ED3"/>
    <w:rsid w:val="0097755B"/>
    <w:rsid w:val="00980E0F"/>
    <w:rsid w:val="00983E37"/>
    <w:rsid w:val="009D03D1"/>
    <w:rsid w:val="009E22D6"/>
    <w:rsid w:val="009E3BEF"/>
    <w:rsid w:val="00A0327F"/>
    <w:rsid w:val="00A0561C"/>
    <w:rsid w:val="00A0763D"/>
    <w:rsid w:val="00A10DF0"/>
    <w:rsid w:val="00A1652C"/>
    <w:rsid w:val="00A25F0A"/>
    <w:rsid w:val="00A2743C"/>
    <w:rsid w:val="00A373BA"/>
    <w:rsid w:val="00A420E8"/>
    <w:rsid w:val="00A46120"/>
    <w:rsid w:val="00A61C90"/>
    <w:rsid w:val="00A76C85"/>
    <w:rsid w:val="00A83B18"/>
    <w:rsid w:val="00A96F75"/>
    <w:rsid w:val="00AA3771"/>
    <w:rsid w:val="00AC1C03"/>
    <w:rsid w:val="00AC3F48"/>
    <w:rsid w:val="00AC3FA7"/>
    <w:rsid w:val="00AD0DC8"/>
    <w:rsid w:val="00AE24C0"/>
    <w:rsid w:val="00AE40CB"/>
    <w:rsid w:val="00AF1417"/>
    <w:rsid w:val="00AF6276"/>
    <w:rsid w:val="00AF7306"/>
    <w:rsid w:val="00B1786B"/>
    <w:rsid w:val="00B214AF"/>
    <w:rsid w:val="00B27C4C"/>
    <w:rsid w:val="00B50774"/>
    <w:rsid w:val="00B52B4B"/>
    <w:rsid w:val="00B60D6E"/>
    <w:rsid w:val="00B73D2F"/>
    <w:rsid w:val="00B83823"/>
    <w:rsid w:val="00B9694C"/>
    <w:rsid w:val="00B97A66"/>
    <w:rsid w:val="00BC2FB5"/>
    <w:rsid w:val="00BC301A"/>
    <w:rsid w:val="00BD3579"/>
    <w:rsid w:val="00BE0963"/>
    <w:rsid w:val="00BE1E86"/>
    <w:rsid w:val="00BF2445"/>
    <w:rsid w:val="00C12EDB"/>
    <w:rsid w:val="00C13117"/>
    <w:rsid w:val="00C17EDE"/>
    <w:rsid w:val="00C24119"/>
    <w:rsid w:val="00C40F69"/>
    <w:rsid w:val="00C57754"/>
    <w:rsid w:val="00C61D8D"/>
    <w:rsid w:val="00C84BAB"/>
    <w:rsid w:val="00C84E46"/>
    <w:rsid w:val="00C85599"/>
    <w:rsid w:val="00CA24A3"/>
    <w:rsid w:val="00CA6650"/>
    <w:rsid w:val="00CB53B3"/>
    <w:rsid w:val="00CC1642"/>
    <w:rsid w:val="00CE38D4"/>
    <w:rsid w:val="00CF31E6"/>
    <w:rsid w:val="00D04B5F"/>
    <w:rsid w:val="00D22E9C"/>
    <w:rsid w:val="00D30E37"/>
    <w:rsid w:val="00D44B3C"/>
    <w:rsid w:val="00D549DB"/>
    <w:rsid w:val="00D564E5"/>
    <w:rsid w:val="00D569EF"/>
    <w:rsid w:val="00D636FD"/>
    <w:rsid w:val="00D64E96"/>
    <w:rsid w:val="00D739D8"/>
    <w:rsid w:val="00D82994"/>
    <w:rsid w:val="00D94721"/>
    <w:rsid w:val="00DA21D9"/>
    <w:rsid w:val="00DA6FA5"/>
    <w:rsid w:val="00DA72AB"/>
    <w:rsid w:val="00DB27DF"/>
    <w:rsid w:val="00DC6DA3"/>
    <w:rsid w:val="00DD732B"/>
    <w:rsid w:val="00DF58AE"/>
    <w:rsid w:val="00E00133"/>
    <w:rsid w:val="00E05DF6"/>
    <w:rsid w:val="00E11B3D"/>
    <w:rsid w:val="00E1284A"/>
    <w:rsid w:val="00E23F70"/>
    <w:rsid w:val="00E33B89"/>
    <w:rsid w:val="00E34933"/>
    <w:rsid w:val="00E35DFC"/>
    <w:rsid w:val="00E405FE"/>
    <w:rsid w:val="00E66633"/>
    <w:rsid w:val="00E67C75"/>
    <w:rsid w:val="00E86007"/>
    <w:rsid w:val="00EB11A3"/>
    <w:rsid w:val="00EB4330"/>
    <w:rsid w:val="00EC0083"/>
    <w:rsid w:val="00EC1C02"/>
    <w:rsid w:val="00ED3A89"/>
    <w:rsid w:val="00ED7FDE"/>
    <w:rsid w:val="00EE307C"/>
    <w:rsid w:val="00EF1E7A"/>
    <w:rsid w:val="00EF4944"/>
    <w:rsid w:val="00F44219"/>
    <w:rsid w:val="00F51DD1"/>
    <w:rsid w:val="00F64C59"/>
    <w:rsid w:val="00F77FD8"/>
    <w:rsid w:val="00F830E4"/>
    <w:rsid w:val="00F91F1A"/>
    <w:rsid w:val="00F93AF3"/>
    <w:rsid w:val="00FA5C41"/>
    <w:rsid w:val="00FC1E21"/>
    <w:rsid w:val="00FC2A94"/>
    <w:rsid w:val="00FD2722"/>
    <w:rsid w:val="00FD4261"/>
    <w:rsid w:val="00FE6035"/>
    <w:rsid w:val="00FF74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2C003"/>
  <w15:chartTrackingRefBased/>
  <w15:docId w15:val="{48AEBA91-ACB0-4F89-9D51-F16A0197A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5ED3"/>
    <w:pPr>
      <w:keepNext/>
      <w:keepLines/>
      <w:numPr>
        <w:numId w:val="13"/>
      </w:numPr>
      <w:spacing w:before="240" w:after="0" w:line="360" w:lineRule="auto"/>
      <w:ind w:left="357" w:hanging="357"/>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75014F"/>
    <w:pPr>
      <w:keepNext/>
      <w:keepLines/>
      <w:numPr>
        <w:ilvl w:val="1"/>
        <w:numId w:val="13"/>
      </w:numPr>
      <w:spacing w:before="40" w:after="0" w:line="360" w:lineRule="auto"/>
      <w:ind w:left="431" w:hanging="431"/>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75014F"/>
    <w:pPr>
      <w:keepNext/>
      <w:keepLines/>
      <w:numPr>
        <w:ilvl w:val="2"/>
        <w:numId w:val="13"/>
      </w:numPr>
      <w:spacing w:before="40" w:after="0" w:line="360" w:lineRule="auto"/>
      <w:ind w:left="505" w:hanging="505"/>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75014F"/>
    <w:pPr>
      <w:keepNext/>
      <w:keepLines/>
      <w:numPr>
        <w:ilvl w:val="3"/>
        <w:numId w:val="13"/>
      </w:numPr>
      <w:spacing w:before="40" w:after="0" w:line="360" w:lineRule="auto"/>
      <w:ind w:left="646" w:hanging="646"/>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32E"/>
    <w:pPr>
      <w:ind w:left="720"/>
      <w:contextualSpacing/>
    </w:pPr>
  </w:style>
  <w:style w:type="character" w:styleId="PlaceholderText">
    <w:name w:val="Placeholder Text"/>
    <w:basedOn w:val="DefaultParagraphFont"/>
    <w:uiPriority w:val="99"/>
    <w:semiHidden/>
    <w:rsid w:val="00747903"/>
    <w:rPr>
      <w:color w:val="808080"/>
    </w:rPr>
  </w:style>
  <w:style w:type="paragraph" w:styleId="Revision">
    <w:name w:val="Revision"/>
    <w:hidden/>
    <w:uiPriority w:val="99"/>
    <w:semiHidden/>
    <w:rsid w:val="00063679"/>
    <w:pPr>
      <w:spacing w:after="0" w:line="240" w:lineRule="auto"/>
    </w:pPr>
  </w:style>
  <w:style w:type="character" w:customStyle="1" w:styleId="Heading1Char">
    <w:name w:val="Heading 1 Char"/>
    <w:basedOn w:val="DefaultParagraphFont"/>
    <w:link w:val="Heading1"/>
    <w:uiPriority w:val="9"/>
    <w:rsid w:val="00975ED3"/>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75014F"/>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75014F"/>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75014F"/>
    <w:rPr>
      <w:rFonts w:asciiTheme="majorHAnsi" w:eastAsiaTheme="majorEastAsia" w:hAnsiTheme="majorHAnsi" w:cstheme="majorBidi"/>
      <w:i/>
      <w:iCs/>
    </w:rPr>
  </w:style>
  <w:style w:type="table" w:styleId="TableGrid">
    <w:name w:val="Table Grid"/>
    <w:basedOn w:val="TableNormal"/>
    <w:uiPriority w:val="39"/>
    <w:rsid w:val="004F0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01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90187E"/>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934D2A"/>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6826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826BD"/>
    <w:rPr>
      <w:sz w:val="20"/>
      <w:szCs w:val="20"/>
    </w:rPr>
  </w:style>
  <w:style w:type="character" w:styleId="EndnoteReference">
    <w:name w:val="endnote reference"/>
    <w:basedOn w:val="DefaultParagraphFont"/>
    <w:uiPriority w:val="99"/>
    <w:semiHidden/>
    <w:unhideWhenUsed/>
    <w:rsid w:val="006826BD"/>
    <w:rPr>
      <w:vertAlign w:val="superscript"/>
    </w:rPr>
  </w:style>
  <w:style w:type="paragraph" w:styleId="Bibliography">
    <w:name w:val="Bibliography"/>
    <w:basedOn w:val="Normal"/>
    <w:next w:val="Normal"/>
    <w:uiPriority w:val="37"/>
    <w:unhideWhenUsed/>
    <w:rsid w:val="00D94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5066">
      <w:bodyDiv w:val="1"/>
      <w:marLeft w:val="0"/>
      <w:marRight w:val="0"/>
      <w:marTop w:val="0"/>
      <w:marBottom w:val="0"/>
      <w:divBdr>
        <w:top w:val="none" w:sz="0" w:space="0" w:color="auto"/>
        <w:left w:val="none" w:sz="0" w:space="0" w:color="auto"/>
        <w:bottom w:val="none" w:sz="0" w:space="0" w:color="auto"/>
        <w:right w:val="none" w:sz="0" w:space="0" w:color="auto"/>
      </w:divBdr>
    </w:div>
    <w:div w:id="3561276">
      <w:bodyDiv w:val="1"/>
      <w:marLeft w:val="0"/>
      <w:marRight w:val="0"/>
      <w:marTop w:val="0"/>
      <w:marBottom w:val="0"/>
      <w:divBdr>
        <w:top w:val="none" w:sz="0" w:space="0" w:color="auto"/>
        <w:left w:val="none" w:sz="0" w:space="0" w:color="auto"/>
        <w:bottom w:val="none" w:sz="0" w:space="0" w:color="auto"/>
        <w:right w:val="none" w:sz="0" w:space="0" w:color="auto"/>
      </w:divBdr>
    </w:div>
    <w:div w:id="12465041">
      <w:bodyDiv w:val="1"/>
      <w:marLeft w:val="0"/>
      <w:marRight w:val="0"/>
      <w:marTop w:val="0"/>
      <w:marBottom w:val="0"/>
      <w:divBdr>
        <w:top w:val="none" w:sz="0" w:space="0" w:color="auto"/>
        <w:left w:val="none" w:sz="0" w:space="0" w:color="auto"/>
        <w:bottom w:val="none" w:sz="0" w:space="0" w:color="auto"/>
        <w:right w:val="none" w:sz="0" w:space="0" w:color="auto"/>
      </w:divBdr>
    </w:div>
    <w:div w:id="16739382">
      <w:bodyDiv w:val="1"/>
      <w:marLeft w:val="0"/>
      <w:marRight w:val="0"/>
      <w:marTop w:val="0"/>
      <w:marBottom w:val="0"/>
      <w:divBdr>
        <w:top w:val="none" w:sz="0" w:space="0" w:color="auto"/>
        <w:left w:val="none" w:sz="0" w:space="0" w:color="auto"/>
        <w:bottom w:val="none" w:sz="0" w:space="0" w:color="auto"/>
        <w:right w:val="none" w:sz="0" w:space="0" w:color="auto"/>
      </w:divBdr>
    </w:div>
    <w:div w:id="24986886">
      <w:bodyDiv w:val="1"/>
      <w:marLeft w:val="0"/>
      <w:marRight w:val="0"/>
      <w:marTop w:val="0"/>
      <w:marBottom w:val="0"/>
      <w:divBdr>
        <w:top w:val="none" w:sz="0" w:space="0" w:color="auto"/>
        <w:left w:val="none" w:sz="0" w:space="0" w:color="auto"/>
        <w:bottom w:val="none" w:sz="0" w:space="0" w:color="auto"/>
        <w:right w:val="none" w:sz="0" w:space="0" w:color="auto"/>
      </w:divBdr>
    </w:div>
    <w:div w:id="34937467">
      <w:bodyDiv w:val="1"/>
      <w:marLeft w:val="0"/>
      <w:marRight w:val="0"/>
      <w:marTop w:val="0"/>
      <w:marBottom w:val="0"/>
      <w:divBdr>
        <w:top w:val="none" w:sz="0" w:space="0" w:color="auto"/>
        <w:left w:val="none" w:sz="0" w:space="0" w:color="auto"/>
        <w:bottom w:val="none" w:sz="0" w:space="0" w:color="auto"/>
        <w:right w:val="none" w:sz="0" w:space="0" w:color="auto"/>
      </w:divBdr>
    </w:div>
    <w:div w:id="61294068">
      <w:bodyDiv w:val="1"/>
      <w:marLeft w:val="0"/>
      <w:marRight w:val="0"/>
      <w:marTop w:val="0"/>
      <w:marBottom w:val="0"/>
      <w:divBdr>
        <w:top w:val="none" w:sz="0" w:space="0" w:color="auto"/>
        <w:left w:val="none" w:sz="0" w:space="0" w:color="auto"/>
        <w:bottom w:val="none" w:sz="0" w:space="0" w:color="auto"/>
        <w:right w:val="none" w:sz="0" w:space="0" w:color="auto"/>
      </w:divBdr>
    </w:div>
    <w:div w:id="68235804">
      <w:bodyDiv w:val="1"/>
      <w:marLeft w:val="0"/>
      <w:marRight w:val="0"/>
      <w:marTop w:val="0"/>
      <w:marBottom w:val="0"/>
      <w:divBdr>
        <w:top w:val="none" w:sz="0" w:space="0" w:color="auto"/>
        <w:left w:val="none" w:sz="0" w:space="0" w:color="auto"/>
        <w:bottom w:val="none" w:sz="0" w:space="0" w:color="auto"/>
        <w:right w:val="none" w:sz="0" w:space="0" w:color="auto"/>
      </w:divBdr>
    </w:div>
    <w:div w:id="90396921">
      <w:bodyDiv w:val="1"/>
      <w:marLeft w:val="0"/>
      <w:marRight w:val="0"/>
      <w:marTop w:val="0"/>
      <w:marBottom w:val="0"/>
      <w:divBdr>
        <w:top w:val="none" w:sz="0" w:space="0" w:color="auto"/>
        <w:left w:val="none" w:sz="0" w:space="0" w:color="auto"/>
        <w:bottom w:val="none" w:sz="0" w:space="0" w:color="auto"/>
        <w:right w:val="none" w:sz="0" w:space="0" w:color="auto"/>
      </w:divBdr>
    </w:div>
    <w:div w:id="90585697">
      <w:bodyDiv w:val="1"/>
      <w:marLeft w:val="0"/>
      <w:marRight w:val="0"/>
      <w:marTop w:val="0"/>
      <w:marBottom w:val="0"/>
      <w:divBdr>
        <w:top w:val="none" w:sz="0" w:space="0" w:color="auto"/>
        <w:left w:val="none" w:sz="0" w:space="0" w:color="auto"/>
        <w:bottom w:val="none" w:sz="0" w:space="0" w:color="auto"/>
        <w:right w:val="none" w:sz="0" w:space="0" w:color="auto"/>
      </w:divBdr>
    </w:div>
    <w:div w:id="132255701">
      <w:bodyDiv w:val="1"/>
      <w:marLeft w:val="0"/>
      <w:marRight w:val="0"/>
      <w:marTop w:val="0"/>
      <w:marBottom w:val="0"/>
      <w:divBdr>
        <w:top w:val="none" w:sz="0" w:space="0" w:color="auto"/>
        <w:left w:val="none" w:sz="0" w:space="0" w:color="auto"/>
        <w:bottom w:val="none" w:sz="0" w:space="0" w:color="auto"/>
        <w:right w:val="none" w:sz="0" w:space="0" w:color="auto"/>
      </w:divBdr>
    </w:div>
    <w:div w:id="168252134">
      <w:bodyDiv w:val="1"/>
      <w:marLeft w:val="0"/>
      <w:marRight w:val="0"/>
      <w:marTop w:val="0"/>
      <w:marBottom w:val="0"/>
      <w:divBdr>
        <w:top w:val="none" w:sz="0" w:space="0" w:color="auto"/>
        <w:left w:val="none" w:sz="0" w:space="0" w:color="auto"/>
        <w:bottom w:val="none" w:sz="0" w:space="0" w:color="auto"/>
        <w:right w:val="none" w:sz="0" w:space="0" w:color="auto"/>
      </w:divBdr>
    </w:div>
    <w:div w:id="192617090">
      <w:bodyDiv w:val="1"/>
      <w:marLeft w:val="0"/>
      <w:marRight w:val="0"/>
      <w:marTop w:val="0"/>
      <w:marBottom w:val="0"/>
      <w:divBdr>
        <w:top w:val="none" w:sz="0" w:space="0" w:color="auto"/>
        <w:left w:val="none" w:sz="0" w:space="0" w:color="auto"/>
        <w:bottom w:val="none" w:sz="0" w:space="0" w:color="auto"/>
        <w:right w:val="none" w:sz="0" w:space="0" w:color="auto"/>
      </w:divBdr>
    </w:div>
    <w:div w:id="194346034">
      <w:bodyDiv w:val="1"/>
      <w:marLeft w:val="0"/>
      <w:marRight w:val="0"/>
      <w:marTop w:val="0"/>
      <w:marBottom w:val="0"/>
      <w:divBdr>
        <w:top w:val="none" w:sz="0" w:space="0" w:color="auto"/>
        <w:left w:val="none" w:sz="0" w:space="0" w:color="auto"/>
        <w:bottom w:val="none" w:sz="0" w:space="0" w:color="auto"/>
        <w:right w:val="none" w:sz="0" w:space="0" w:color="auto"/>
      </w:divBdr>
    </w:div>
    <w:div w:id="234828936">
      <w:bodyDiv w:val="1"/>
      <w:marLeft w:val="0"/>
      <w:marRight w:val="0"/>
      <w:marTop w:val="0"/>
      <w:marBottom w:val="0"/>
      <w:divBdr>
        <w:top w:val="none" w:sz="0" w:space="0" w:color="auto"/>
        <w:left w:val="none" w:sz="0" w:space="0" w:color="auto"/>
        <w:bottom w:val="none" w:sz="0" w:space="0" w:color="auto"/>
        <w:right w:val="none" w:sz="0" w:space="0" w:color="auto"/>
      </w:divBdr>
    </w:div>
    <w:div w:id="248120331">
      <w:bodyDiv w:val="1"/>
      <w:marLeft w:val="0"/>
      <w:marRight w:val="0"/>
      <w:marTop w:val="0"/>
      <w:marBottom w:val="0"/>
      <w:divBdr>
        <w:top w:val="none" w:sz="0" w:space="0" w:color="auto"/>
        <w:left w:val="none" w:sz="0" w:space="0" w:color="auto"/>
        <w:bottom w:val="none" w:sz="0" w:space="0" w:color="auto"/>
        <w:right w:val="none" w:sz="0" w:space="0" w:color="auto"/>
      </w:divBdr>
    </w:div>
    <w:div w:id="248852541">
      <w:bodyDiv w:val="1"/>
      <w:marLeft w:val="0"/>
      <w:marRight w:val="0"/>
      <w:marTop w:val="0"/>
      <w:marBottom w:val="0"/>
      <w:divBdr>
        <w:top w:val="none" w:sz="0" w:space="0" w:color="auto"/>
        <w:left w:val="none" w:sz="0" w:space="0" w:color="auto"/>
        <w:bottom w:val="none" w:sz="0" w:space="0" w:color="auto"/>
        <w:right w:val="none" w:sz="0" w:space="0" w:color="auto"/>
      </w:divBdr>
    </w:div>
    <w:div w:id="275791149">
      <w:bodyDiv w:val="1"/>
      <w:marLeft w:val="0"/>
      <w:marRight w:val="0"/>
      <w:marTop w:val="0"/>
      <w:marBottom w:val="0"/>
      <w:divBdr>
        <w:top w:val="none" w:sz="0" w:space="0" w:color="auto"/>
        <w:left w:val="none" w:sz="0" w:space="0" w:color="auto"/>
        <w:bottom w:val="none" w:sz="0" w:space="0" w:color="auto"/>
        <w:right w:val="none" w:sz="0" w:space="0" w:color="auto"/>
      </w:divBdr>
    </w:div>
    <w:div w:id="303631312">
      <w:bodyDiv w:val="1"/>
      <w:marLeft w:val="0"/>
      <w:marRight w:val="0"/>
      <w:marTop w:val="0"/>
      <w:marBottom w:val="0"/>
      <w:divBdr>
        <w:top w:val="none" w:sz="0" w:space="0" w:color="auto"/>
        <w:left w:val="none" w:sz="0" w:space="0" w:color="auto"/>
        <w:bottom w:val="none" w:sz="0" w:space="0" w:color="auto"/>
        <w:right w:val="none" w:sz="0" w:space="0" w:color="auto"/>
      </w:divBdr>
    </w:div>
    <w:div w:id="316685446">
      <w:bodyDiv w:val="1"/>
      <w:marLeft w:val="0"/>
      <w:marRight w:val="0"/>
      <w:marTop w:val="0"/>
      <w:marBottom w:val="0"/>
      <w:divBdr>
        <w:top w:val="none" w:sz="0" w:space="0" w:color="auto"/>
        <w:left w:val="none" w:sz="0" w:space="0" w:color="auto"/>
        <w:bottom w:val="none" w:sz="0" w:space="0" w:color="auto"/>
        <w:right w:val="none" w:sz="0" w:space="0" w:color="auto"/>
      </w:divBdr>
    </w:div>
    <w:div w:id="321934287">
      <w:bodyDiv w:val="1"/>
      <w:marLeft w:val="0"/>
      <w:marRight w:val="0"/>
      <w:marTop w:val="0"/>
      <w:marBottom w:val="0"/>
      <w:divBdr>
        <w:top w:val="none" w:sz="0" w:space="0" w:color="auto"/>
        <w:left w:val="none" w:sz="0" w:space="0" w:color="auto"/>
        <w:bottom w:val="none" w:sz="0" w:space="0" w:color="auto"/>
        <w:right w:val="none" w:sz="0" w:space="0" w:color="auto"/>
      </w:divBdr>
    </w:div>
    <w:div w:id="328484884">
      <w:bodyDiv w:val="1"/>
      <w:marLeft w:val="0"/>
      <w:marRight w:val="0"/>
      <w:marTop w:val="0"/>
      <w:marBottom w:val="0"/>
      <w:divBdr>
        <w:top w:val="none" w:sz="0" w:space="0" w:color="auto"/>
        <w:left w:val="none" w:sz="0" w:space="0" w:color="auto"/>
        <w:bottom w:val="none" w:sz="0" w:space="0" w:color="auto"/>
        <w:right w:val="none" w:sz="0" w:space="0" w:color="auto"/>
      </w:divBdr>
    </w:div>
    <w:div w:id="342051619">
      <w:bodyDiv w:val="1"/>
      <w:marLeft w:val="0"/>
      <w:marRight w:val="0"/>
      <w:marTop w:val="0"/>
      <w:marBottom w:val="0"/>
      <w:divBdr>
        <w:top w:val="none" w:sz="0" w:space="0" w:color="auto"/>
        <w:left w:val="none" w:sz="0" w:space="0" w:color="auto"/>
        <w:bottom w:val="none" w:sz="0" w:space="0" w:color="auto"/>
        <w:right w:val="none" w:sz="0" w:space="0" w:color="auto"/>
      </w:divBdr>
    </w:div>
    <w:div w:id="425929461">
      <w:bodyDiv w:val="1"/>
      <w:marLeft w:val="0"/>
      <w:marRight w:val="0"/>
      <w:marTop w:val="0"/>
      <w:marBottom w:val="0"/>
      <w:divBdr>
        <w:top w:val="none" w:sz="0" w:space="0" w:color="auto"/>
        <w:left w:val="none" w:sz="0" w:space="0" w:color="auto"/>
        <w:bottom w:val="none" w:sz="0" w:space="0" w:color="auto"/>
        <w:right w:val="none" w:sz="0" w:space="0" w:color="auto"/>
      </w:divBdr>
    </w:div>
    <w:div w:id="464082572">
      <w:bodyDiv w:val="1"/>
      <w:marLeft w:val="0"/>
      <w:marRight w:val="0"/>
      <w:marTop w:val="0"/>
      <w:marBottom w:val="0"/>
      <w:divBdr>
        <w:top w:val="none" w:sz="0" w:space="0" w:color="auto"/>
        <w:left w:val="none" w:sz="0" w:space="0" w:color="auto"/>
        <w:bottom w:val="none" w:sz="0" w:space="0" w:color="auto"/>
        <w:right w:val="none" w:sz="0" w:space="0" w:color="auto"/>
      </w:divBdr>
    </w:div>
    <w:div w:id="482042030">
      <w:bodyDiv w:val="1"/>
      <w:marLeft w:val="0"/>
      <w:marRight w:val="0"/>
      <w:marTop w:val="0"/>
      <w:marBottom w:val="0"/>
      <w:divBdr>
        <w:top w:val="none" w:sz="0" w:space="0" w:color="auto"/>
        <w:left w:val="none" w:sz="0" w:space="0" w:color="auto"/>
        <w:bottom w:val="none" w:sz="0" w:space="0" w:color="auto"/>
        <w:right w:val="none" w:sz="0" w:space="0" w:color="auto"/>
      </w:divBdr>
    </w:div>
    <w:div w:id="536240222">
      <w:bodyDiv w:val="1"/>
      <w:marLeft w:val="0"/>
      <w:marRight w:val="0"/>
      <w:marTop w:val="0"/>
      <w:marBottom w:val="0"/>
      <w:divBdr>
        <w:top w:val="none" w:sz="0" w:space="0" w:color="auto"/>
        <w:left w:val="none" w:sz="0" w:space="0" w:color="auto"/>
        <w:bottom w:val="none" w:sz="0" w:space="0" w:color="auto"/>
        <w:right w:val="none" w:sz="0" w:space="0" w:color="auto"/>
      </w:divBdr>
    </w:div>
    <w:div w:id="540702544">
      <w:bodyDiv w:val="1"/>
      <w:marLeft w:val="0"/>
      <w:marRight w:val="0"/>
      <w:marTop w:val="0"/>
      <w:marBottom w:val="0"/>
      <w:divBdr>
        <w:top w:val="none" w:sz="0" w:space="0" w:color="auto"/>
        <w:left w:val="none" w:sz="0" w:space="0" w:color="auto"/>
        <w:bottom w:val="none" w:sz="0" w:space="0" w:color="auto"/>
        <w:right w:val="none" w:sz="0" w:space="0" w:color="auto"/>
      </w:divBdr>
    </w:div>
    <w:div w:id="545991159">
      <w:bodyDiv w:val="1"/>
      <w:marLeft w:val="0"/>
      <w:marRight w:val="0"/>
      <w:marTop w:val="0"/>
      <w:marBottom w:val="0"/>
      <w:divBdr>
        <w:top w:val="none" w:sz="0" w:space="0" w:color="auto"/>
        <w:left w:val="none" w:sz="0" w:space="0" w:color="auto"/>
        <w:bottom w:val="none" w:sz="0" w:space="0" w:color="auto"/>
        <w:right w:val="none" w:sz="0" w:space="0" w:color="auto"/>
      </w:divBdr>
    </w:div>
    <w:div w:id="570887899">
      <w:bodyDiv w:val="1"/>
      <w:marLeft w:val="0"/>
      <w:marRight w:val="0"/>
      <w:marTop w:val="0"/>
      <w:marBottom w:val="0"/>
      <w:divBdr>
        <w:top w:val="none" w:sz="0" w:space="0" w:color="auto"/>
        <w:left w:val="none" w:sz="0" w:space="0" w:color="auto"/>
        <w:bottom w:val="none" w:sz="0" w:space="0" w:color="auto"/>
        <w:right w:val="none" w:sz="0" w:space="0" w:color="auto"/>
      </w:divBdr>
    </w:div>
    <w:div w:id="571309275">
      <w:bodyDiv w:val="1"/>
      <w:marLeft w:val="0"/>
      <w:marRight w:val="0"/>
      <w:marTop w:val="0"/>
      <w:marBottom w:val="0"/>
      <w:divBdr>
        <w:top w:val="none" w:sz="0" w:space="0" w:color="auto"/>
        <w:left w:val="none" w:sz="0" w:space="0" w:color="auto"/>
        <w:bottom w:val="none" w:sz="0" w:space="0" w:color="auto"/>
        <w:right w:val="none" w:sz="0" w:space="0" w:color="auto"/>
      </w:divBdr>
    </w:div>
    <w:div w:id="593979685">
      <w:bodyDiv w:val="1"/>
      <w:marLeft w:val="0"/>
      <w:marRight w:val="0"/>
      <w:marTop w:val="0"/>
      <w:marBottom w:val="0"/>
      <w:divBdr>
        <w:top w:val="none" w:sz="0" w:space="0" w:color="auto"/>
        <w:left w:val="none" w:sz="0" w:space="0" w:color="auto"/>
        <w:bottom w:val="none" w:sz="0" w:space="0" w:color="auto"/>
        <w:right w:val="none" w:sz="0" w:space="0" w:color="auto"/>
      </w:divBdr>
    </w:div>
    <w:div w:id="597450595">
      <w:bodyDiv w:val="1"/>
      <w:marLeft w:val="0"/>
      <w:marRight w:val="0"/>
      <w:marTop w:val="0"/>
      <w:marBottom w:val="0"/>
      <w:divBdr>
        <w:top w:val="none" w:sz="0" w:space="0" w:color="auto"/>
        <w:left w:val="none" w:sz="0" w:space="0" w:color="auto"/>
        <w:bottom w:val="none" w:sz="0" w:space="0" w:color="auto"/>
        <w:right w:val="none" w:sz="0" w:space="0" w:color="auto"/>
      </w:divBdr>
    </w:div>
    <w:div w:id="613485411">
      <w:bodyDiv w:val="1"/>
      <w:marLeft w:val="0"/>
      <w:marRight w:val="0"/>
      <w:marTop w:val="0"/>
      <w:marBottom w:val="0"/>
      <w:divBdr>
        <w:top w:val="none" w:sz="0" w:space="0" w:color="auto"/>
        <w:left w:val="none" w:sz="0" w:space="0" w:color="auto"/>
        <w:bottom w:val="none" w:sz="0" w:space="0" w:color="auto"/>
        <w:right w:val="none" w:sz="0" w:space="0" w:color="auto"/>
      </w:divBdr>
    </w:div>
    <w:div w:id="647981042">
      <w:bodyDiv w:val="1"/>
      <w:marLeft w:val="0"/>
      <w:marRight w:val="0"/>
      <w:marTop w:val="0"/>
      <w:marBottom w:val="0"/>
      <w:divBdr>
        <w:top w:val="none" w:sz="0" w:space="0" w:color="auto"/>
        <w:left w:val="none" w:sz="0" w:space="0" w:color="auto"/>
        <w:bottom w:val="none" w:sz="0" w:space="0" w:color="auto"/>
        <w:right w:val="none" w:sz="0" w:space="0" w:color="auto"/>
      </w:divBdr>
    </w:div>
    <w:div w:id="657853753">
      <w:bodyDiv w:val="1"/>
      <w:marLeft w:val="0"/>
      <w:marRight w:val="0"/>
      <w:marTop w:val="0"/>
      <w:marBottom w:val="0"/>
      <w:divBdr>
        <w:top w:val="none" w:sz="0" w:space="0" w:color="auto"/>
        <w:left w:val="none" w:sz="0" w:space="0" w:color="auto"/>
        <w:bottom w:val="none" w:sz="0" w:space="0" w:color="auto"/>
        <w:right w:val="none" w:sz="0" w:space="0" w:color="auto"/>
      </w:divBdr>
    </w:div>
    <w:div w:id="683477580">
      <w:bodyDiv w:val="1"/>
      <w:marLeft w:val="0"/>
      <w:marRight w:val="0"/>
      <w:marTop w:val="0"/>
      <w:marBottom w:val="0"/>
      <w:divBdr>
        <w:top w:val="none" w:sz="0" w:space="0" w:color="auto"/>
        <w:left w:val="none" w:sz="0" w:space="0" w:color="auto"/>
        <w:bottom w:val="none" w:sz="0" w:space="0" w:color="auto"/>
        <w:right w:val="none" w:sz="0" w:space="0" w:color="auto"/>
      </w:divBdr>
    </w:div>
    <w:div w:id="720322189">
      <w:bodyDiv w:val="1"/>
      <w:marLeft w:val="0"/>
      <w:marRight w:val="0"/>
      <w:marTop w:val="0"/>
      <w:marBottom w:val="0"/>
      <w:divBdr>
        <w:top w:val="none" w:sz="0" w:space="0" w:color="auto"/>
        <w:left w:val="none" w:sz="0" w:space="0" w:color="auto"/>
        <w:bottom w:val="none" w:sz="0" w:space="0" w:color="auto"/>
        <w:right w:val="none" w:sz="0" w:space="0" w:color="auto"/>
      </w:divBdr>
    </w:div>
    <w:div w:id="726732817">
      <w:bodyDiv w:val="1"/>
      <w:marLeft w:val="0"/>
      <w:marRight w:val="0"/>
      <w:marTop w:val="0"/>
      <w:marBottom w:val="0"/>
      <w:divBdr>
        <w:top w:val="none" w:sz="0" w:space="0" w:color="auto"/>
        <w:left w:val="none" w:sz="0" w:space="0" w:color="auto"/>
        <w:bottom w:val="none" w:sz="0" w:space="0" w:color="auto"/>
        <w:right w:val="none" w:sz="0" w:space="0" w:color="auto"/>
      </w:divBdr>
    </w:div>
    <w:div w:id="753817976">
      <w:bodyDiv w:val="1"/>
      <w:marLeft w:val="0"/>
      <w:marRight w:val="0"/>
      <w:marTop w:val="0"/>
      <w:marBottom w:val="0"/>
      <w:divBdr>
        <w:top w:val="none" w:sz="0" w:space="0" w:color="auto"/>
        <w:left w:val="none" w:sz="0" w:space="0" w:color="auto"/>
        <w:bottom w:val="none" w:sz="0" w:space="0" w:color="auto"/>
        <w:right w:val="none" w:sz="0" w:space="0" w:color="auto"/>
      </w:divBdr>
    </w:div>
    <w:div w:id="754671759">
      <w:bodyDiv w:val="1"/>
      <w:marLeft w:val="0"/>
      <w:marRight w:val="0"/>
      <w:marTop w:val="0"/>
      <w:marBottom w:val="0"/>
      <w:divBdr>
        <w:top w:val="none" w:sz="0" w:space="0" w:color="auto"/>
        <w:left w:val="none" w:sz="0" w:space="0" w:color="auto"/>
        <w:bottom w:val="none" w:sz="0" w:space="0" w:color="auto"/>
        <w:right w:val="none" w:sz="0" w:space="0" w:color="auto"/>
      </w:divBdr>
    </w:div>
    <w:div w:id="769005982">
      <w:bodyDiv w:val="1"/>
      <w:marLeft w:val="0"/>
      <w:marRight w:val="0"/>
      <w:marTop w:val="0"/>
      <w:marBottom w:val="0"/>
      <w:divBdr>
        <w:top w:val="none" w:sz="0" w:space="0" w:color="auto"/>
        <w:left w:val="none" w:sz="0" w:space="0" w:color="auto"/>
        <w:bottom w:val="none" w:sz="0" w:space="0" w:color="auto"/>
        <w:right w:val="none" w:sz="0" w:space="0" w:color="auto"/>
      </w:divBdr>
    </w:div>
    <w:div w:id="782503761">
      <w:bodyDiv w:val="1"/>
      <w:marLeft w:val="0"/>
      <w:marRight w:val="0"/>
      <w:marTop w:val="0"/>
      <w:marBottom w:val="0"/>
      <w:divBdr>
        <w:top w:val="none" w:sz="0" w:space="0" w:color="auto"/>
        <w:left w:val="none" w:sz="0" w:space="0" w:color="auto"/>
        <w:bottom w:val="none" w:sz="0" w:space="0" w:color="auto"/>
        <w:right w:val="none" w:sz="0" w:space="0" w:color="auto"/>
      </w:divBdr>
    </w:div>
    <w:div w:id="796221468">
      <w:bodyDiv w:val="1"/>
      <w:marLeft w:val="0"/>
      <w:marRight w:val="0"/>
      <w:marTop w:val="0"/>
      <w:marBottom w:val="0"/>
      <w:divBdr>
        <w:top w:val="none" w:sz="0" w:space="0" w:color="auto"/>
        <w:left w:val="none" w:sz="0" w:space="0" w:color="auto"/>
        <w:bottom w:val="none" w:sz="0" w:space="0" w:color="auto"/>
        <w:right w:val="none" w:sz="0" w:space="0" w:color="auto"/>
      </w:divBdr>
    </w:div>
    <w:div w:id="830485595">
      <w:bodyDiv w:val="1"/>
      <w:marLeft w:val="0"/>
      <w:marRight w:val="0"/>
      <w:marTop w:val="0"/>
      <w:marBottom w:val="0"/>
      <w:divBdr>
        <w:top w:val="none" w:sz="0" w:space="0" w:color="auto"/>
        <w:left w:val="none" w:sz="0" w:space="0" w:color="auto"/>
        <w:bottom w:val="none" w:sz="0" w:space="0" w:color="auto"/>
        <w:right w:val="none" w:sz="0" w:space="0" w:color="auto"/>
      </w:divBdr>
    </w:div>
    <w:div w:id="832718822">
      <w:bodyDiv w:val="1"/>
      <w:marLeft w:val="0"/>
      <w:marRight w:val="0"/>
      <w:marTop w:val="0"/>
      <w:marBottom w:val="0"/>
      <w:divBdr>
        <w:top w:val="none" w:sz="0" w:space="0" w:color="auto"/>
        <w:left w:val="none" w:sz="0" w:space="0" w:color="auto"/>
        <w:bottom w:val="none" w:sz="0" w:space="0" w:color="auto"/>
        <w:right w:val="none" w:sz="0" w:space="0" w:color="auto"/>
      </w:divBdr>
    </w:div>
    <w:div w:id="876434348">
      <w:bodyDiv w:val="1"/>
      <w:marLeft w:val="0"/>
      <w:marRight w:val="0"/>
      <w:marTop w:val="0"/>
      <w:marBottom w:val="0"/>
      <w:divBdr>
        <w:top w:val="none" w:sz="0" w:space="0" w:color="auto"/>
        <w:left w:val="none" w:sz="0" w:space="0" w:color="auto"/>
        <w:bottom w:val="none" w:sz="0" w:space="0" w:color="auto"/>
        <w:right w:val="none" w:sz="0" w:space="0" w:color="auto"/>
      </w:divBdr>
    </w:div>
    <w:div w:id="883559943">
      <w:bodyDiv w:val="1"/>
      <w:marLeft w:val="0"/>
      <w:marRight w:val="0"/>
      <w:marTop w:val="0"/>
      <w:marBottom w:val="0"/>
      <w:divBdr>
        <w:top w:val="none" w:sz="0" w:space="0" w:color="auto"/>
        <w:left w:val="none" w:sz="0" w:space="0" w:color="auto"/>
        <w:bottom w:val="none" w:sz="0" w:space="0" w:color="auto"/>
        <w:right w:val="none" w:sz="0" w:space="0" w:color="auto"/>
      </w:divBdr>
    </w:div>
    <w:div w:id="898171720">
      <w:bodyDiv w:val="1"/>
      <w:marLeft w:val="0"/>
      <w:marRight w:val="0"/>
      <w:marTop w:val="0"/>
      <w:marBottom w:val="0"/>
      <w:divBdr>
        <w:top w:val="none" w:sz="0" w:space="0" w:color="auto"/>
        <w:left w:val="none" w:sz="0" w:space="0" w:color="auto"/>
        <w:bottom w:val="none" w:sz="0" w:space="0" w:color="auto"/>
        <w:right w:val="none" w:sz="0" w:space="0" w:color="auto"/>
      </w:divBdr>
    </w:div>
    <w:div w:id="900098533">
      <w:bodyDiv w:val="1"/>
      <w:marLeft w:val="0"/>
      <w:marRight w:val="0"/>
      <w:marTop w:val="0"/>
      <w:marBottom w:val="0"/>
      <w:divBdr>
        <w:top w:val="none" w:sz="0" w:space="0" w:color="auto"/>
        <w:left w:val="none" w:sz="0" w:space="0" w:color="auto"/>
        <w:bottom w:val="none" w:sz="0" w:space="0" w:color="auto"/>
        <w:right w:val="none" w:sz="0" w:space="0" w:color="auto"/>
      </w:divBdr>
    </w:div>
    <w:div w:id="910310462">
      <w:bodyDiv w:val="1"/>
      <w:marLeft w:val="0"/>
      <w:marRight w:val="0"/>
      <w:marTop w:val="0"/>
      <w:marBottom w:val="0"/>
      <w:divBdr>
        <w:top w:val="none" w:sz="0" w:space="0" w:color="auto"/>
        <w:left w:val="none" w:sz="0" w:space="0" w:color="auto"/>
        <w:bottom w:val="none" w:sz="0" w:space="0" w:color="auto"/>
        <w:right w:val="none" w:sz="0" w:space="0" w:color="auto"/>
      </w:divBdr>
    </w:div>
    <w:div w:id="923733021">
      <w:bodyDiv w:val="1"/>
      <w:marLeft w:val="0"/>
      <w:marRight w:val="0"/>
      <w:marTop w:val="0"/>
      <w:marBottom w:val="0"/>
      <w:divBdr>
        <w:top w:val="none" w:sz="0" w:space="0" w:color="auto"/>
        <w:left w:val="none" w:sz="0" w:space="0" w:color="auto"/>
        <w:bottom w:val="none" w:sz="0" w:space="0" w:color="auto"/>
        <w:right w:val="none" w:sz="0" w:space="0" w:color="auto"/>
      </w:divBdr>
    </w:div>
    <w:div w:id="934898502">
      <w:bodyDiv w:val="1"/>
      <w:marLeft w:val="0"/>
      <w:marRight w:val="0"/>
      <w:marTop w:val="0"/>
      <w:marBottom w:val="0"/>
      <w:divBdr>
        <w:top w:val="none" w:sz="0" w:space="0" w:color="auto"/>
        <w:left w:val="none" w:sz="0" w:space="0" w:color="auto"/>
        <w:bottom w:val="none" w:sz="0" w:space="0" w:color="auto"/>
        <w:right w:val="none" w:sz="0" w:space="0" w:color="auto"/>
      </w:divBdr>
    </w:div>
    <w:div w:id="962886456">
      <w:bodyDiv w:val="1"/>
      <w:marLeft w:val="0"/>
      <w:marRight w:val="0"/>
      <w:marTop w:val="0"/>
      <w:marBottom w:val="0"/>
      <w:divBdr>
        <w:top w:val="none" w:sz="0" w:space="0" w:color="auto"/>
        <w:left w:val="none" w:sz="0" w:space="0" w:color="auto"/>
        <w:bottom w:val="none" w:sz="0" w:space="0" w:color="auto"/>
        <w:right w:val="none" w:sz="0" w:space="0" w:color="auto"/>
      </w:divBdr>
    </w:div>
    <w:div w:id="1011686649">
      <w:bodyDiv w:val="1"/>
      <w:marLeft w:val="0"/>
      <w:marRight w:val="0"/>
      <w:marTop w:val="0"/>
      <w:marBottom w:val="0"/>
      <w:divBdr>
        <w:top w:val="none" w:sz="0" w:space="0" w:color="auto"/>
        <w:left w:val="none" w:sz="0" w:space="0" w:color="auto"/>
        <w:bottom w:val="none" w:sz="0" w:space="0" w:color="auto"/>
        <w:right w:val="none" w:sz="0" w:space="0" w:color="auto"/>
      </w:divBdr>
    </w:div>
    <w:div w:id="1056271640">
      <w:bodyDiv w:val="1"/>
      <w:marLeft w:val="0"/>
      <w:marRight w:val="0"/>
      <w:marTop w:val="0"/>
      <w:marBottom w:val="0"/>
      <w:divBdr>
        <w:top w:val="none" w:sz="0" w:space="0" w:color="auto"/>
        <w:left w:val="none" w:sz="0" w:space="0" w:color="auto"/>
        <w:bottom w:val="none" w:sz="0" w:space="0" w:color="auto"/>
        <w:right w:val="none" w:sz="0" w:space="0" w:color="auto"/>
      </w:divBdr>
    </w:div>
    <w:div w:id="1068041742">
      <w:bodyDiv w:val="1"/>
      <w:marLeft w:val="0"/>
      <w:marRight w:val="0"/>
      <w:marTop w:val="0"/>
      <w:marBottom w:val="0"/>
      <w:divBdr>
        <w:top w:val="none" w:sz="0" w:space="0" w:color="auto"/>
        <w:left w:val="none" w:sz="0" w:space="0" w:color="auto"/>
        <w:bottom w:val="none" w:sz="0" w:space="0" w:color="auto"/>
        <w:right w:val="none" w:sz="0" w:space="0" w:color="auto"/>
      </w:divBdr>
    </w:div>
    <w:div w:id="1096905622">
      <w:bodyDiv w:val="1"/>
      <w:marLeft w:val="0"/>
      <w:marRight w:val="0"/>
      <w:marTop w:val="0"/>
      <w:marBottom w:val="0"/>
      <w:divBdr>
        <w:top w:val="none" w:sz="0" w:space="0" w:color="auto"/>
        <w:left w:val="none" w:sz="0" w:space="0" w:color="auto"/>
        <w:bottom w:val="none" w:sz="0" w:space="0" w:color="auto"/>
        <w:right w:val="none" w:sz="0" w:space="0" w:color="auto"/>
      </w:divBdr>
    </w:div>
    <w:div w:id="1103454567">
      <w:bodyDiv w:val="1"/>
      <w:marLeft w:val="0"/>
      <w:marRight w:val="0"/>
      <w:marTop w:val="0"/>
      <w:marBottom w:val="0"/>
      <w:divBdr>
        <w:top w:val="none" w:sz="0" w:space="0" w:color="auto"/>
        <w:left w:val="none" w:sz="0" w:space="0" w:color="auto"/>
        <w:bottom w:val="none" w:sz="0" w:space="0" w:color="auto"/>
        <w:right w:val="none" w:sz="0" w:space="0" w:color="auto"/>
      </w:divBdr>
    </w:div>
    <w:div w:id="1119184469">
      <w:bodyDiv w:val="1"/>
      <w:marLeft w:val="0"/>
      <w:marRight w:val="0"/>
      <w:marTop w:val="0"/>
      <w:marBottom w:val="0"/>
      <w:divBdr>
        <w:top w:val="none" w:sz="0" w:space="0" w:color="auto"/>
        <w:left w:val="none" w:sz="0" w:space="0" w:color="auto"/>
        <w:bottom w:val="none" w:sz="0" w:space="0" w:color="auto"/>
        <w:right w:val="none" w:sz="0" w:space="0" w:color="auto"/>
      </w:divBdr>
    </w:div>
    <w:div w:id="1122067633">
      <w:bodyDiv w:val="1"/>
      <w:marLeft w:val="0"/>
      <w:marRight w:val="0"/>
      <w:marTop w:val="0"/>
      <w:marBottom w:val="0"/>
      <w:divBdr>
        <w:top w:val="none" w:sz="0" w:space="0" w:color="auto"/>
        <w:left w:val="none" w:sz="0" w:space="0" w:color="auto"/>
        <w:bottom w:val="none" w:sz="0" w:space="0" w:color="auto"/>
        <w:right w:val="none" w:sz="0" w:space="0" w:color="auto"/>
      </w:divBdr>
    </w:div>
    <w:div w:id="1131090585">
      <w:bodyDiv w:val="1"/>
      <w:marLeft w:val="0"/>
      <w:marRight w:val="0"/>
      <w:marTop w:val="0"/>
      <w:marBottom w:val="0"/>
      <w:divBdr>
        <w:top w:val="none" w:sz="0" w:space="0" w:color="auto"/>
        <w:left w:val="none" w:sz="0" w:space="0" w:color="auto"/>
        <w:bottom w:val="none" w:sz="0" w:space="0" w:color="auto"/>
        <w:right w:val="none" w:sz="0" w:space="0" w:color="auto"/>
      </w:divBdr>
    </w:div>
    <w:div w:id="1134828745">
      <w:bodyDiv w:val="1"/>
      <w:marLeft w:val="0"/>
      <w:marRight w:val="0"/>
      <w:marTop w:val="0"/>
      <w:marBottom w:val="0"/>
      <w:divBdr>
        <w:top w:val="none" w:sz="0" w:space="0" w:color="auto"/>
        <w:left w:val="none" w:sz="0" w:space="0" w:color="auto"/>
        <w:bottom w:val="none" w:sz="0" w:space="0" w:color="auto"/>
        <w:right w:val="none" w:sz="0" w:space="0" w:color="auto"/>
      </w:divBdr>
    </w:div>
    <w:div w:id="1146359727">
      <w:bodyDiv w:val="1"/>
      <w:marLeft w:val="0"/>
      <w:marRight w:val="0"/>
      <w:marTop w:val="0"/>
      <w:marBottom w:val="0"/>
      <w:divBdr>
        <w:top w:val="none" w:sz="0" w:space="0" w:color="auto"/>
        <w:left w:val="none" w:sz="0" w:space="0" w:color="auto"/>
        <w:bottom w:val="none" w:sz="0" w:space="0" w:color="auto"/>
        <w:right w:val="none" w:sz="0" w:space="0" w:color="auto"/>
      </w:divBdr>
    </w:div>
    <w:div w:id="1160578687">
      <w:bodyDiv w:val="1"/>
      <w:marLeft w:val="0"/>
      <w:marRight w:val="0"/>
      <w:marTop w:val="0"/>
      <w:marBottom w:val="0"/>
      <w:divBdr>
        <w:top w:val="none" w:sz="0" w:space="0" w:color="auto"/>
        <w:left w:val="none" w:sz="0" w:space="0" w:color="auto"/>
        <w:bottom w:val="none" w:sz="0" w:space="0" w:color="auto"/>
        <w:right w:val="none" w:sz="0" w:space="0" w:color="auto"/>
      </w:divBdr>
    </w:div>
    <w:div w:id="1189106174">
      <w:bodyDiv w:val="1"/>
      <w:marLeft w:val="0"/>
      <w:marRight w:val="0"/>
      <w:marTop w:val="0"/>
      <w:marBottom w:val="0"/>
      <w:divBdr>
        <w:top w:val="none" w:sz="0" w:space="0" w:color="auto"/>
        <w:left w:val="none" w:sz="0" w:space="0" w:color="auto"/>
        <w:bottom w:val="none" w:sz="0" w:space="0" w:color="auto"/>
        <w:right w:val="none" w:sz="0" w:space="0" w:color="auto"/>
      </w:divBdr>
    </w:div>
    <w:div w:id="1256863363">
      <w:bodyDiv w:val="1"/>
      <w:marLeft w:val="0"/>
      <w:marRight w:val="0"/>
      <w:marTop w:val="0"/>
      <w:marBottom w:val="0"/>
      <w:divBdr>
        <w:top w:val="none" w:sz="0" w:space="0" w:color="auto"/>
        <w:left w:val="none" w:sz="0" w:space="0" w:color="auto"/>
        <w:bottom w:val="none" w:sz="0" w:space="0" w:color="auto"/>
        <w:right w:val="none" w:sz="0" w:space="0" w:color="auto"/>
      </w:divBdr>
    </w:div>
    <w:div w:id="1267225396">
      <w:bodyDiv w:val="1"/>
      <w:marLeft w:val="0"/>
      <w:marRight w:val="0"/>
      <w:marTop w:val="0"/>
      <w:marBottom w:val="0"/>
      <w:divBdr>
        <w:top w:val="none" w:sz="0" w:space="0" w:color="auto"/>
        <w:left w:val="none" w:sz="0" w:space="0" w:color="auto"/>
        <w:bottom w:val="none" w:sz="0" w:space="0" w:color="auto"/>
        <w:right w:val="none" w:sz="0" w:space="0" w:color="auto"/>
      </w:divBdr>
    </w:div>
    <w:div w:id="1302882508">
      <w:bodyDiv w:val="1"/>
      <w:marLeft w:val="0"/>
      <w:marRight w:val="0"/>
      <w:marTop w:val="0"/>
      <w:marBottom w:val="0"/>
      <w:divBdr>
        <w:top w:val="none" w:sz="0" w:space="0" w:color="auto"/>
        <w:left w:val="none" w:sz="0" w:space="0" w:color="auto"/>
        <w:bottom w:val="none" w:sz="0" w:space="0" w:color="auto"/>
        <w:right w:val="none" w:sz="0" w:space="0" w:color="auto"/>
      </w:divBdr>
    </w:div>
    <w:div w:id="1341732622">
      <w:bodyDiv w:val="1"/>
      <w:marLeft w:val="0"/>
      <w:marRight w:val="0"/>
      <w:marTop w:val="0"/>
      <w:marBottom w:val="0"/>
      <w:divBdr>
        <w:top w:val="none" w:sz="0" w:space="0" w:color="auto"/>
        <w:left w:val="none" w:sz="0" w:space="0" w:color="auto"/>
        <w:bottom w:val="none" w:sz="0" w:space="0" w:color="auto"/>
        <w:right w:val="none" w:sz="0" w:space="0" w:color="auto"/>
      </w:divBdr>
    </w:div>
    <w:div w:id="1345209473">
      <w:bodyDiv w:val="1"/>
      <w:marLeft w:val="0"/>
      <w:marRight w:val="0"/>
      <w:marTop w:val="0"/>
      <w:marBottom w:val="0"/>
      <w:divBdr>
        <w:top w:val="none" w:sz="0" w:space="0" w:color="auto"/>
        <w:left w:val="none" w:sz="0" w:space="0" w:color="auto"/>
        <w:bottom w:val="none" w:sz="0" w:space="0" w:color="auto"/>
        <w:right w:val="none" w:sz="0" w:space="0" w:color="auto"/>
      </w:divBdr>
    </w:div>
    <w:div w:id="1345325518">
      <w:bodyDiv w:val="1"/>
      <w:marLeft w:val="0"/>
      <w:marRight w:val="0"/>
      <w:marTop w:val="0"/>
      <w:marBottom w:val="0"/>
      <w:divBdr>
        <w:top w:val="none" w:sz="0" w:space="0" w:color="auto"/>
        <w:left w:val="none" w:sz="0" w:space="0" w:color="auto"/>
        <w:bottom w:val="none" w:sz="0" w:space="0" w:color="auto"/>
        <w:right w:val="none" w:sz="0" w:space="0" w:color="auto"/>
      </w:divBdr>
    </w:div>
    <w:div w:id="1358892436">
      <w:bodyDiv w:val="1"/>
      <w:marLeft w:val="0"/>
      <w:marRight w:val="0"/>
      <w:marTop w:val="0"/>
      <w:marBottom w:val="0"/>
      <w:divBdr>
        <w:top w:val="none" w:sz="0" w:space="0" w:color="auto"/>
        <w:left w:val="none" w:sz="0" w:space="0" w:color="auto"/>
        <w:bottom w:val="none" w:sz="0" w:space="0" w:color="auto"/>
        <w:right w:val="none" w:sz="0" w:space="0" w:color="auto"/>
      </w:divBdr>
    </w:div>
    <w:div w:id="1365401106">
      <w:bodyDiv w:val="1"/>
      <w:marLeft w:val="0"/>
      <w:marRight w:val="0"/>
      <w:marTop w:val="0"/>
      <w:marBottom w:val="0"/>
      <w:divBdr>
        <w:top w:val="none" w:sz="0" w:space="0" w:color="auto"/>
        <w:left w:val="none" w:sz="0" w:space="0" w:color="auto"/>
        <w:bottom w:val="none" w:sz="0" w:space="0" w:color="auto"/>
        <w:right w:val="none" w:sz="0" w:space="0" w:color="auto"/>
      </w:divBdr>
    </w:div>
    <w:div w:id="1366831848">
      <w:bodyDiv w:val="1"/>
      <w:marLeft w:val="0"/>
      <w:marRight w:val="0"/>
      <w:marTop w:val="0"/>
      <w:marBottom w:val="0"/>
      <w:divBdr>
        <w:top w:val="none" w:sz="0" w:space="0" w:color="auto"/>
        <w:left w:val="none" w:sz="0" w:space="0" w:color="auto"/>
        <w:bottom w:val="none" w:sz="0" w:space="0" w:color="auto"/>
        <w:right w:val="none" w:sz="0" w:space="0" w:color="auto"/>
      </w:divBdr>
    </w:div>
    <w:div w:id="1380781729">
      <w:bodyDiv w:val="1"/>
      <w:marLeft w:val="0"/>
      <w:marRight w:val="0"/>
      <w:marTop w:val="0"/>
      <w:marBottom w:val="0"/>
      <w:divBdr>
        <w:top w:val="none" w:sz="0" w:space="0" w:color="auto"/>
        <w:left w:val="none" w:sz="0" w:space="0" w:color="auto"/>
        <w:bottom w:val="none" w:sz="0" w:space="0" w:color="auto"/>
        <w:right w:val="none" w:sz="0" w:space="0" w:color="auto"/>
      </w:divBdr>
    </w:div>
    <w:div w:id="1393500453">
      <w:bodyDiv w:val="1"/>
      <w:marLeft w:val="0"/>
      <w:marRight w:val="0"/>
      <w:marTop w:val="0"/>
      <w:marBottom w:val="0"/>
      <w:divBdr>
        <w:top w:val="none" w:sz="0" w:space="0" w:color="auto"/>
        <w:left w:val="none" w:sz="0" w:space="0" w:color="auto"/>
        <w:bottom w:val="none" w:sz="0" w:space="0" w:color="auto"/>
        <w:right w:val="none" w:sz="0" w:space="0" w:color="auto"/>
      </w:divBdr>
    </w:div>
    <w:div w:id="1397825243">
      <w:bodyDiv w:val="1"/>
      <w:marLeft w:val="0"/>
      <w:marRight w:val="0"/>
      <w:marTop w:val="0"/>
      <w:marBottom w:val="0"/>
      <w:divBdr>
        <w:top w:val="none" w:sz="0" w:space="0" w:color="auto"/>
        <w:left w:val="none" w:sz="0" w:space="0" w:color="auto"/>
        <w:bottom w:val="none" w:sz="0" w:space="0" w:color="auto"/>
        <w:right w:val="none" w:sz="0" w:space="0" w:color="auto"/>
      </w:divBdr>
    </w:div>
    <w:div w:id="1412310303">
      <w:bodyDiv w:val="1"/>
      <w:marLeft w:val="0"/>
      <w:marRight w:val="0"/>
      <w:marTop w:val="0"/>
      <w:marBottom w:val="0"/>
      <w:divBdr>
        <w:top w:val="none" w:sz="0" w:space="0" w:color="auto"/>
        <w:left w:val="none" w:sz="0" w:space="0" w:color="auto"/>
        <w:bottom w:val="none" w:sz="0" w:space="0" w:color="auto"/>
        <w:right w:val="none" w:sz="0" w:space="0" w:color="auto"/>
      </w:divBdr>
    </w:div>
    <w:div w:id="1425036748">
      <w:bodyDiv w:val="1"/>
      <w:marLeft w:val="0"/>
      <w:marRight w:val="0"/>
      <w:marTop w:val="0"/>
      <w:marBottom w:val="0"/>
      <w:divBdr>
        <w:top w:val="none" w:sz="0" w:space="0" w:color="auto"/>
        <w:left w:val="none" w:sz="0" w:space="0" w:color="auto"/>
        <w:bottom w:val="none" w:sz="0" w:space="0" w:color="auto"/>
        <w:right w:val="none" w:sz="0" w:space="0" w:color="auto"/>
      </w:divBdr>
    </w:div>
    <w:div w:id="1441559529">
      <w:bodyDiv w:val="1"/>
      <w:marLeft w:val="0"/>
      <w:marRight w:val="0"/>
      <w:marTop w:val="0"/>
      <w:marBottom w:val="0"/>
      <w:divBdr>
        <w:top w:val="none" w:sz="0" w:space="0" w:color="auto"/>
        <w:left w:val="none" w:sz="0" w:space="0" w:color="auto"/>
        <w:bottom w:val="none" w:sz="0" w:space="0" w:color="auto"/>
        <w:right w:val="none" w:sz="0" w:space="0" w:color="auto"/>
      </w:divBdr>
    </w:div>
    <w:div w:id="1468737559">
      <w:bodyDiv w:val="1"/>
      <w:marLeft w:val="0"/>
      <w:marRight w:val="0"/>
      <w:marTop w:val="0"/>
      <w:marBottom w:val="0"/>
      <w:divBdr>
        <w:top w:val="none" w:sz="0" w:space="0" w:color="auto"/>
        <w:left w:val="none" w:sz="0" w:space="0" w:color="auto"/>
        <w:bottom w:val="none" w:sz="0" w:space="0" w:color="auto"/>
        <w:right w:val="none" w:sz="0" w:space="0" w:color="auto"/>
      </w:divBdr>
    </w:div>
    <w:div w:id="1471555755">
      <w:bodyDiv w:val="1"/>
      <w:marLeft w:val="0"/>
      <w:marRight w:val="0"/>
      <w:marTop w:val="0"/>
      <w:marBottom w:val="0"/>
      <w:divBdr>
        <w:top w:val="none" w:sz="0" w:space="0" w:color="auto"/>
        <w:left w:val="none" w:sz="0" w:space="0" w:color="auto"/>
        <w:bottom w:val="none" w:sz="0" w:space="0" w:color="auto"/>
        <w:right w:val="none" w:sz="0" w:space="0" w:color="auto"/>
      </w:divBdr>
    </w:div>
    <w:div w:id="1477575482">
      <w:bodyDiv w:val="1"/>
      <w:marLeft w:val="0"/>
      <w:marRight w:val="0"/>
      <w:marTop w:val="0"/>
      <w:marBottom w:val="0"/>
      <w:divBdr>
        <w:top w:val="none" w:sz="0" w:space="0" w:color="auto"/>
        <w:left w:val="none" w:sz="0" w:space="0" w:color="auto"/>
        <w:bottom w:val="none" w:sz="0" w:space="0" w:color="auto"/>
        <w:right w:val="none" w:sz="0" w:space="0" w:color="auto"/>
      </w:divBdr>
    </w:div>
    <w:div w:id="1478568912">
      <w:bodyDiv w:val="1"/>
      <w:marLeft w:val="0"/>
      <w:marRight w:val="0"/>
      <w:marTop w:val="0"/>
      <w:marBottom w:val="0"/>
      <w:divBdr>
        <w:top w:val="none" w:sz="0" w:space="0" w:color="auto"/>
        <w:left w:val="none" w:sz="0" w:space="0" w:color="auto"/>
        <w:bottom w:val="none" w:sz="0" w:space="0" w:color="auto"/>
        <w:right w:val="none" w:sz="0" w:space="0" w:color="auto"/>
      </w:divBdr>
    </w:div>
    <w:div w:id="1479955387">
      <w:bodyDiv w:val="1"/>
      <w:marLeft w:val="0"/>
      <w:marRight w:val="0"/>
      <w:marTop w:val="0"/>
      <w:marBottom w:val="0"/>
      <w:divBdr>
        <w:top w:val="none" w:sz="0" w:space="0" w:color="auto"/>
        <w:left w:val="none" w:sz="0" w:space="0" w:color="auto"/>
        <w:bottom w:val="none" w:sz="0" w:space="0" w:color="auto"/>
        <w:right w:val="none" w:sz="0" w:space="0" w:color="auto"/>
      </w:divBdr>
    </w:div>
    <w:div w:id="1481455575">
      <w:bodyDiv w:val="1"/>
      <w:marLeft w:val="0"/>
      <w:marRight w:val="0"/>
      <w:marTop w:val="0"/>
      <w:marBottom w:val="0"/>
      <w:divBdr>
        <w:top w:val="none" w:sz="0" w:space="0" w:color="auto"/>
        <w:left w:val="none" w:sz="0" w:space="0" w:color="auto"/>
        <w:bottom w:val="none" w:sz="0" w:space="0" w:color="auto"/>
        <w:right w:val="none" w:sz="0" w:space="0" w:color="auto"/>
      </w:divBdr>
    </w:div>
    <w:div w:id="1482967381">
      <w:bodyDiv w:val="1"/>
      <w:marLeft w:val="0"/>
      <w:marRight w:val="0"/>
      <w:marTop w:val="0"/>
      <w:marBottom w:val="0"/>
      <w:divBdr>
        <w:top w:val="none" w:sz="0" w:space="0" w:color="auto"/>
        <w:left w:val="none" w:sz="0" w:space="0" w:color="auto"/>
        <w:bottom w:val="none" w:sz="0" w:space="0" w:color="auto"/>
        <w:right w:val="none" w:sz="0" w:space="0" w:color="auto"/>
      </w:divBdr>
    </w:div>
    <w:div w:id="1500537641">
      <w:bodyDiv w:val="1"/>
      <w:marLeft w:val="0"/>
      <w:marRight w:val="0"/>
      <w:marTop w:val="0"/>
      <w:marBottom w:val="0"/>
      <w:divBdr>
        <w:top w:val="none" w:sz="0" w:space="0" w:color="auto"/>
        <w:left w:val="none" w:sz="0" w:space="0" w:color="auto"/>
        <w:bottom w:val="none" w:sz="0" w:space="0" w:color="auto"/>
        <w:right w:val="none" w:sz="0" w:space="0" w:color="auto"/>
      </w:divBdr>
    </w:div>
    <w:div w:id="1503425997">
      <w:bodyDiv w:val="1"/>
      <w:marLeft w:val="0"/>
      <w:marRight w:val="0"/>
      <w:marTop w:val="0"/>
      <w:marBottom w:val="0"/>
      <w:divBdr>
        <w:top w:val="none" w:sz="0" w:space="0" w:color="auto"/>
        <w:left w:val="none" w:sz="0" w:space="0" w:color="auto"/>
        <w:bottom w:val="none" w:sz="0" w:space="0" w:color="auto"/>
        <w:right w:val="none" w:sz="0" w:space="0" w:color="auto"/>
      </w:divBdr>
    </w:div>
    <w:div w:id="1522160417">
      <w:bodyDiv w:val="1"/>
      <w:marLeft w:val="0"/>
      <w:marRight w:val="0"/>
      <w:marTop w:val="0"/>
      <w:marBottom w:val="0"/>
      <w:divBdr>
        <w:top w:val="none" w:sz="0" w:space="0" w:color="auto"/>
        <w:left w:val="none" w:sz="0" w:space="0" w:color="auto"/>
        <w:bottom w:val="none" w:sz="0" w:space="0" w:color="auto"/>
        <w:right w:val="none" w:sz="0" w:space="0" w:color="auto"/>
      </w:divBdr>
    </w:div>
    <w:div w:id="1528521230">
      <w:bodyDiv w:val="1"/>
      <w:marLeft w:val="0"/>
      <w:marRight w:val="0"/>
      <w:marTop w:val="0"/>
      <w:marBottom w:val="0"/>
      <w:divBdr>
        <w:top w:val="none" w:sz="0" w:space="0" w:color="auto"/>
        <w:left w:val="none" w:sz="0" w:space="0" w:color="auto"/>
        <w:bottom w:val="none" w:sz="0" w:space="0" w:color="auto"/>
        <w:right w:val="none" w:sz="0" w:space="0" w:color="auto"/>
      </w:divBdr>
    </w:div>
    <w:div w:id="1536654507">
      <w:bodyDiv w:val="1"/>
      <w:marLeft w:val="0"/>
      <w:marRight w:val="0"/>
      <w:marTop w:val="0"/>
      <w:marBottom w:val="0"/>
      <w:divBdr>
        <w:top w:val="none" w:sz="0" w:space="0" w:color="auto"/>
        <w:left w:val="none" w:sz="0" w:space="0" w:color="auto"/>
        <w:bottom w:val="none" w:sz="0" w:space="0" w:color="auto"/>
        <w:right w:val="none" w:sz="0" w:space="0" w:color="auto"/>
      </w:divBdr>
    </w:div>
    <w:div w:id="1554004285">
      <w:bodyDiv w:val="1"/>
      <w:marLeft w:val="0"/>
      <w:marRight w:val="0"/>
      <w:marTop w:val="0"/>
      <w:marBottom w:val="0"/>
      <w:divBdr>
        <w:top w:val="none" w:sz="0" w:space="0" w:color="auto"/>
        <w:left w:val="none" w:sz="0" w:space="0" w:color="auto"/>
        <w:bottom w:val="none" w:sz="0" w:space="0" w:color="auto"/>
        <w:right w:val="none" w:sz="0" w:space="0" w:color="auto"/>
      </w:divBdr>
    </w:div>
    <w:div w:id="1571307701">
      <w:bodyDiv w:val="1"/>
      <w:marLeft w:val="0"/>
      <w:marRight w:val="0"/>
      <w:marTop w:val="0"/>
      <w:marBottom w:val="0"/>
      <w:divBdr>
        <w:top w:val="none" w:sz="0" w:space="0" w:color="auto"/>
        <w:left w:val="none" w:sz="0" w:space="0" w:color="auto"/>
        <w:bottom w:val="none" w:sz="0" w:space="0" w:color="auto"/>
        <w:right w:val="none" w:sz="0" w:space="0" w:color="auto"/>
      </w:divBdr>
    </w:div>
    <w:div w:id="1573076147">
      <w:bodyDiv w:val="1"/>
      <w:marLeft w:val="0"/>
      <w:marRight w:val="0"/>
      <w:marTop w:val="0"/>
      <w:marBottom w:val="0"/>
      <w:divBdr>
        <w:top w:val="none" w:sz="0" w:space="0" w:color="auto"/>
        <w:left w:val="none" w:sz="0" w:space="0" w:color="auto"/>
        <w:bottom w:val="none" w:sz="0" w:space="0" w:color="auto"/>
        <w:right w:val="none" w:sz="0" w:space="0" w:color="auto"/>
      </w:divBdr>
    </w:div>
    <w:div w:id="1573390270">
      <w:bodyDiv w:val="1"/>
      <w:marLeft w:val="0"/>
      <w:marRight w:val="0"/>
      <w:marTop w:val="0"/>
      <w:marBottom w:val="0"/>
      <w:divBdr>
        <w:top w:val="none" w:sz="0" w:space="0" w:color="auto"/>
        <w:left w:val="none" w:sz="0" w:space="0" w:color="auto"/>
        <w:bottom w:val="none" w:sz="0" w:space="0" w:color="auto"/>
        <w:right w:val="none" w:sz="0" w:space="0" w:color="auto"/>
      </w:divBdr>
    </w:div>
    <w:div w:id="1582131990">
      <w:bodyDiv w:val="1"/>
      <w:marLeft w:val="0"/>
      <w:marRight w:val="0"/>
      <w:marTop w:val="0"/>
      <w:marBottom w:val="0"/>
      <w:divBdr>
        <w:top w:val="none" w:sz="0" w:space="0" w:color="auto"/>
        <w:left w:val="none" w:sz="0" w:space="0" w:color="auto"/>
        <w:bottom w:val="none" w:sz="0" w:space="0" w:color="auto"/>
        <w:right w:val="none" w:sz="0" w:space="0" w:color="auto"/>
      </w:divBdr>
    </w:div>
    <w:div w:id="1607272471">
      <w:bodyDiv w:val="1"/>
      <w:marLeft w:val="0"/>
      <w:marRight w:val="0"/>
      <w:marTop w:val="0"/>
      <w:marBottom w:val="0"/>
      <w:divBdr>
        <w:top w:val="none" w:sz="0" w:space="0" w:color="auto"/>
        <w:left w:val="none" w:sz="0" w:space="0" w:color="auto"/>
        <w:bottom w:val="none" w:sz="0" w:space="0" w:color="auto"/>
        <w:right w:val="none" w:sz="0" w:space="0" w:color="auto"/>
      </w:divBdr>
    </w:div>
    <w:div w:id="1613898988">
      <w:bodyDiv w:val="1"/>
      <w:marLeft w:val="0"/>
      <w:marRight w:val="0"/>
      <w:marTop w:val="0"/>
      <w:marBottom w:val="0"/>
      <w:divBdr>
        <w:top w:val="none" w:sz="0" w:space="0" w:color="auto"/>
        <w:left w:val="none" w:sz="0" w:space="0" w:color="auto"/>
        <w:bottom w:val="none" w:sz="0" w:space="0" w:color="auto"/>
        <w:right w:val="none" w:sz="0" w:space="0" w:color="auto"/>
      </w:divBdr>
    </w:div>
    <w:div w:id="1618216315">
      <w:bodyDiv w:val="1"/>
      <w:marLeft w:val="0"/>
      <w:marRight w:val="0"/>
      <w:marTop w:val="0"/>
      <w:marBottom w:val="0"/>
      <w:divBdr>
        <w:top w:val="none" w:sz="0" w:space="0" w:color="auto"/>
        <w:left w:val="none" w:sz="0" w:space="0" w:color="auto"/>
        <w:bottom w:val="none" w:sz="0" w:space="0" w:color="auto"/>
        <w:right w:val="none" w:sz="0" w:space="0" w:color="auto"/>
      </w:divBdr>
    </w:div>
    <w:div w:id="1648969838">
      <w:bodyDiv w:val="1"/>
      <w:marLeft w:val="0"/>
      <w:marRight w:val="0"/>
      <w:marTop w:val="0"/>
      <w:marBottom w:val="0"/>
      <w:divBdr>
        <w:top w:val="none" w:sz="0" w:space="0" w:color="auto"/>
        <w:left w:val="none" w:sz="0" w:space="0" w:color="auto"/>
        <w:bottom w:val="none" w:sz="0" w:space="0" w:color="auto"/>
        <w:right w:val="none" w:sz="0" w:space="0" w:color="auto"/>
      </w:divBdr>
    </w:div>
    <w:div w:id="1656643643">
      <w:bodyDiv w:val="1"/>
      <w:marLeft w:val="0"/>
      <w:marRight w:val="0"/>
      <w:marTop w:val="0"/>
      <w:marBottom w:val="0"/>
      <w:divBdr>
        <w:top w:val="none" w:sz="0" w:space="0" w:color="auto"/>
        <w:left w:val="none" w:sz="0" w:space="0" w:color="auto"/>
        <w:bottom w:val="none" w:sz="0" w:space="0" w:color="auto"/>
        <w:right w:val="none" w:sz="0" w:space="0" w:color="auto"/>
      </w:divBdr>
    </w:div>
    <w:div w:id="1701514811">
      <w:bodyDiv w:val="1"/>
      <w:marLeft w:val="0"/>
      <w:marRight w:val="0"/>
      <w:marTop w:val="0"/>
      <w:marBottom w:val="0"/>
      <w:divBdr>
        <w:top w:val="none" w:sz="0" w:space="0" w:color="auto"/>
        <w:left w:val="none" w:sz="0" w:space="0" w:color="auto"/>
        <w:bottom w:val="none" w:sz="0" w:space="0" w:color="auto"/>
        <w:right w:val="none" w:sz="0" w:space="0" w:color="auto"/>
      </w:divBdr>
    </w:div>
    <w:div w:id="1705668128">
      <w:bodyDiv w:val="1"/>
      <w:marLeft w:val="0"/>
      <w:marRight w:val="0"/>
      <w:marTop w:val="0"/>
      <w:marBottom w:val="0"/>
      <w:divBdr>
        <w:top w:val="none" w:sz="0" w:space="0" w:color="auto"/>
        <w:left w:val="none" w:sz="0" w:space="0" w:color="auto"/>
        <w:bottom w:val="none" w:sz="0" w:space="0" w:color="auto"/>
        <w:right w:val="none" w:sz="0" w:space="0" w:color="auto"/>
      </w:divBdr>
    </w:div>
    <w:div w:id="1729453757">
      <w:bodyDiv w:val="1"/>
      <w:marLeft w:val="0"/>
      <w:marRight w:val="0"/>
      <w:marTop w:val="0"/>
      <w:marBottom w:val="0"/>
      <w:divBdr>
        <w:top w:val="none" w:sz="0" w:space="0" w:color="auto"/>
        <w:left w:val="none" w:sz="0" w:space="0" w:color="auto"/>
        <w:bottom w:val="none" w:sz="0" w:space="0" w:color="auto"/>
        <w:right w:val="none" w:sz="0" w:space="0" w:color="auto"/>
      </w:divBdr>
    </w:div>
    <w:div w:id="1736009709">
      <w:bodyDiv w:val="1"/>
      <w:marLeft w:val="0"/>
      <w:marRight w:val="0"/>
      <w:marTop w:val="0"/>
      <w:marBottom w:val="0"/>
      <w:divBdr>
        <w:top w:val="none" w:sz="0" w:space="0" w:color="auto"/>
        <w:left w:val="none" w:sz="0" w:space="0" w:color="auto"/>
        <w:bottom w:val="none" w:sz="0" w:space="0" w:color="auto"/>
        <w:right w:val="none" w:sz="0" w:space="0" w:color="auto"/>
      </w:divBdr>
    </w:div>
    <w:div w:id="1766461952">
      <w:bodyDiv w:val="1"/>
      <w:marLeft w:val="0"/>
      <w:marRight w:val="0"/>
      <w:marTop w:val="0"/>
      <w:marBottom w:val="0"/>
      <w:divBdr>
        <w:top w:val="none" w:sz="0" w:space="0" w:color="auto"/>
        <w:left w:val="none" w:sz="0" w:space="0" w:color="auto"/>
        <w:bottom w:val="none" w:sz="0" w:space="0" w:color="auto"/>
        <w:right w:val="none" w:sz="0" w:space="0" w:color="auto"/>
      </w:divBdr>
    </w:div>
    <w:div w:id="1768579379">
      <w:bodyDiv w:val="1"/>
      <w:marLeft w:val="0"/>
      <w:marRight w:val="0"/>
      <w:marTop w:val="0"/>
      <w:marBottom w:val="0"/>
      <w:divBdr>
        <w:top w:val="none" w:sz="0" w:space="0" w:color="auto"/>
        <w:left w:val="none" w:sz="0" w:space="0" w:color="auto"/>
        <w:bottom w:val="none" w:sz="0" w:space="0" w:color="auto"/>
        <w:right w:val="none" w:sz="0" w:space="0" w:color="auto"/>
      </w:divBdr>
    </w:div>
    <w:div w:id="1771706449">
      <w:bodyDiv w:val="1"/>
      <w:marLeft w:val="0"/>
      <w:marRight w:val="0"/>
      <w:marTop w:val="0"/>
      <w:marBottom w:val="0"/>
      <w:divBdr>
        <w:top w:val="none" w:sz="0" w:space="0" w:color="auto"/>
        <w:left w:val="none" w:sz="0" w:space="0" w:color="auto"/>
        <w:bottom w:val="none" w:sz="0" w:space="0" w:color="auto"/>
        <w:right w:val="none" w:sz="0" w:space="0" w:color="auto"/>
      </w:divBdr>
    </w:div>
    <w:div w:id="1789081389">
      <w:bodyDiv w:val="1"/>
      <w:marLeft w:val="0"/>
      <w:marRight w:val="0"/>
      <w:marTop w:val="0"/>
      <w:marBottom w:val="0"/>
      <w:divBdr>
        <w:top w:val="none" w:sz="0" w:space="0" w:color="auto"/>
        <w:left w:val="none" w:sz="0" w:space="0" w:color="auto"/>
        <w:bottom w:val="none" w:sz="0" w:space="0" w:color="auto"/>
        <w:right w:val="none" w:sz="0" w:space="0" w:color="auto"/>
      </w:divBdr>
    </w:div>
    <w:div w:id="1800756252">
      <w:bodyDiv w:val="1"/>
      <w:marLeft w:val="0"/>
      <w:marRight w:val="0"/>
      <w:marTop w:val="0"/>
      <w:marBottom w:val="0"/>
      <w:divBdr>
        <w:top w:val="none" w:sz="0" w:space="0" w:color="auto"/>
        <w:left w:val="none" w:sz="0" w:space="0" w:color="auto"/>
        <w:bottom w:val="none" w:sz="0" w:space="0" w:color="auto"/>
        <w:right w:val="none" w:sz="0" w:space="0" w:color="auto"/>
      </w:divBdr>
    </w:div>
    <w:div w:id="1814710013">
      <w:bodyDiv w:val="1"/>
      <w:marLeft w:val="0"/>
      <w:marRight w:val="0"/>
      <w:marTop w:val="0"/>
      <w:marBottom w:val="0"/>
      <w:divBdr>
        <w:top w:val="none" w:sz="0" w:space="0" w:color="auto"/>
        <w:left w:val="none" w:sz="0" w:space="0" w:color="auto"/>
        <w:bottom w:val="none" w:sz="0" w:space="0" w:color="auto"/>
        <w:right w:val="none" w:sz="0" w:space="0" w:color="auto"/>
      </w:divBdr>
    </w:div>
    <w:div w:id="1818180034">
      <w:bodyDiv w:val="1"/>
      <w:marLeft w:val="0"/>
      <w:marRight w:val="0"/>
      <w:marTop w:val="0"/>
      <w:marBottom w:val="0"/>
      <w:divBdr>
        <w:top w:val="none" w:sz="0" w:space="0" w:color="auto"/>
        <w:left w:val="none" w:sz="0" w:space="0" w:color="auto"/>
        <w:bottom w:val="none" w:sz="0" w:space="0" w:color="auto"/>
        <w:right w:val="none" w:sz="0" w:space="0" w:color="auto"/>
      </w:divBdr>
    </w:div>
    <w:div w:id="1830049917">
      <w:bodyDiv w:val="1"/>
      <w:marLeft w:val="0"/>
      <w:marRight w:val="0"/>
      <w:marTop w:val="0"/>
      <w:marBottom w:val="0"/>
      <w:divBdr>
        <w:top w:val="none" w:sz="0" w:space="0" w:color="auto"/>
        <w:left w:val="none" w:sz="0" w:space="0" w:color="auto"/>
        <w:bottom w:val="none" w:sz="0" w:space="0" w:color="auto"/>
        <w:right w:val="none" w:sz="0" w:space="0" w:color="auto"/>
      </w:divBdr>
    </w:div>
    <w:div w:id="1834222493">
      <w:bodyDiv w:val="1"/>
      <w:marLeft w:val="0"/>
      <w:marRight w:val="0"/>
      <w:marTop w:val="0"/>
      <w:marBottom w:val="0"/>
      <w:divBdr>
        <w:top w:val="none" w:sz="0" w:space="0" w:color="auto"/>
        <w:left w:val="none" w:sz="0" w:space="0" w:color="auto"/>
        <w:bottom w:val="none" w:sz="0" w:space="0" w:color="auto"/>
        <w:right w:val="none" w:sz="0" w:space="0" w:color="auto"/>
      </w:divBdr>
    </w:div>
    <w:div w:id="1838495761">
      <w:bodyDiv w:val="1"/>
      <w:marLeft w:val="0"/>
      <w:marRight w:val="0"/>
      <w:marTop w:val="0"/>
      <w:marBottom w:val="0"/>
      <w:divBdr>
        <w:top w:val="none" w:sz="0" w:space="0" w:color="auto"/>
        <w:left w:val="none" w:sz="0" w:space="0" w:color="auto"/>
        <w:bottom w:val="none" w:sz="0" w:space="0" w:color="auto"/>
        <w:right w:val="none" w:sz="0" w:space="0" w:color="auto"/>
      </w:divBdr>
    </w:div>
    <w:div w:id="1860578190">
      <w:bodyDiv w:val="1"/>
      <w:marLeft w:val="0"/>
      <w:marRight w:val="0"/>
      <w:marTop w:val="0"/>
      <w:marBottom w:val="0"/>
      <w:divBdr>
        <w:top w:val="none" w:sz="0" w:space="0" w:color="auto"/>
        <w:left w:val="none" w:sz="0" w:space="0" w:color="auto"/>
        <w:bottom w:val="none" w:sz="0" w:space="0" w:color="auto"/>
        <w:right w:val="none" w:sz="0" w:space="0" w:color="auto"/>
      </w:divBdr>
    </w:div>
    <w:div w:id="1876000200">
      <w:bodyDiv w:val="1"/>
      <w:marLeft w:val="0"/>
      <w:marRight w:val="0"/>
      <w:marTop w:val="0"/>
      <w:marBottom w:val="0"/>
      <w:divBdr>
        <w:top w:val="none" w:sz="0" w:space="0" w:color="auto"/>
        <w:left w:val="none" w:sz="0" w:space="0" w:color="auto"/>
        <w:bottom w:val="none" w:sz="0" w:space="0" w:color="auto"/>
        <w:right w:val="none" w:sz="0" w:space="0" w:color="auto"/>
      </w:divBdr>
    </w:div>
    <w:div w:id="1902325615">
      <w:bodyDiv w:val="1"/>
      <w:marLeft w:val="0"/>
      <w:marRight w:val="0"/>
      <w:marTop w:val="0"/>
      <w:marBottom w:val="0"/>
      <w:divBdr>
        <w:top w:val="none" w:sz="0" w:space="0" w:color="auto"/>
        <w:left w:val="none" w:sz="0" w:space="0" w:color="auto"/>
        <w:bottom w:val="none" w:sz="0" w:space="0" w:color="auto"/>
        <w:right w:val="none" w:sz="0" w:space="0" w:color="auto"/>
      </w:divBdr>
    </w:div>
    <w:div w:id="1902448751">
      <w:bodyDiv w:val="1"/>
      <w:marLeft w:val="0"/>
      <w:marRight w:val="0"/>
      <w:marTop w:val="0"/>
      <w:marBottom w:val="0"/>
      <w:divBdr>
        <w:top w:val="none" w:sz="0" w:space="0" w:color="auto"/>
        <w:left w:val="none" w:sz="0" w:space="0" w:color="auto"/>
        <w:bottom w:val="none" w:sz="0" w:space="0" w:color="auto"/>
        <w:right w:val="none" w:sz="0" w:space="0" w:color="auto"/>
      </w:divBdr>
    </w:div>
    <w:div w:id="1919943020">
      <w:bodyDiv w:val="1"/>
      <w:marLeft w:val="0"/>
      <w:marRight w:val="0"/>
      <w:marTop w:val="0"/>
      <w:marBottom w:val="0"/>
      <w:divBdr>
        <w:top w:val="none" w:sz="0" w:space="0" w:color="auto"/>
        <w:left w:val="none" w:sz="0" w:space="0" w:color="auto"/>
        <w:bottom w:val="none" w:sz="0" w:space="0" w:color="auto"/>
        <w:right w:val="none" w:sz="0" w:space="0" w:color="auto"/>
      </w:divBdr>
    </w:div>
    <w:div w:id="1922568439">
      <w:bodyDiv w:val="1"/>
      <w:marLeft w:val="0"/>
      <w:marRight w:val="0"/>
      <w:marTop w:val="0"/>
      <w:marBottom w:val="0"/>
      <w:divBdr>
        <w:top w:val="none" w:sz="0" w:space="0" w:color="auto"/>
        <w:left w:val="none" w:sz="0" w:space="0" w:color="auto"/>
        <w:bottom w:val="none" w:sz="0" w:space="0" w:color="auto"/>
        <w:right w:val="none" w:sz="0" w:space="0" w:color="auto"/>
      </w:divBdr>
    </w:div>
    <w:div w:id="1942563451">
      <w:bodyDiv w:val="1"/>
      <w:marLeft w:val="0"/>
      <w:marRight w:val="0"/>
      <w:marTop w:val="0"/>
      <w:marBottom w:val="0"/>
      <w:divBdr>
        <w:top w:val="none" w:sz="0" w:space="0" w:color="auto"/>
        <w:left w:val="none" w:sz="0" w:space="0" w:color="auto"/>
        <w:bottom w:val="none" w:sz="0" w:space="0" w:color="auto"/>
        <w:right w:val="none" w:sz="0" w:space="0" w:color="auto"/>
      </w:divBdr>
    </w:div>
    <w:div w:id="1979843411">
      <w:bodyDiv w:val="1"/>
      <w:marLeft w:val="0"/>
      <w:marRight w:val="0"/>
      <w:marTop w:val="0"/>
      <w:marBottom w:val="0"/>
      <w:divBdr>
        <w:top w:val="none" w:sz="0" w:space="0" w:color="auto"/>
        <w:left w:val="none" w:sz="0" w:space="0" w:color="auto"/>
        <w:bottom w:val="none" w:sz="0" w:space="0" w:color="auto"/>
        <w:right w:val="none" w:sz="0" w:space="0" w:color="auto"/>
      </w:divBdr>
    </w:div>
    <w:div w:id="1991326584">
      <w:bodyDiv w:val="1"/>
      <w:marLeft w:val="0"/>
      <w:marRight w:val="0"/>
      <w:marTop w:val="0"/>
      <w:marBottom w:val="0"/>
      <w:divBdr>
        <w:top w:val="none" w:sz="0" w:space="0" w:color="auto"/>
        <w:left w:val="none" w:sz="0" w:space="0" w:color="auto"/>
        <w:bottom w:val="none" w:sz="0" w:space="0" w:color="auto"/>
        <w:right w:val="none" w:sz="0" w:space="0" w:color="auto"/>
      </w:divBdr>
    </w:div>
    <w:div w:id="2001687293">
      <w:bodyDiv w:val="1"/>
      <w:marLeft w:val="0"/>
      <w:marRight w:val="0"/>
      <w:marTop w:val="0"/>
      <w:marBottom w:val="0"/>
      <w:divBdr>
        <w:top w:val="none" w:sz="0" w:space="0" w:color="auto"/>
        <w:left w:val="none" w:sz="0" w:space="0" w:color="auto"/>
        <w:bottom w:val="none" w:sz="0" w:space="0" w:color="auto"/>
        <w:right w:val="none" w:sz="0" w:space="0" w:color="auto"/>
      </w:divBdr>
    </w:div>
    <w:div w:id="2026398277">
      <w:bodyDiv w:val="1"/>
      <w:marLeft w:val="0"/>
      <w:marRight w:val="0"/>
      <w:marTop w:val="0"/>
      <w:marBottom w:val="0"/>
      <w:divBdr>
        <w:top w:val="none" w:sz="0" w:space="0" w:color="auto"/>
        <w:left w:val="none" w:sz="0" w:space="0" w:color="auto"/>
        <w:bottom w:val="none" w:sz="0" w:space="0" w:color="auto"/>
        <w:right w:val="none" w:sz="0" w:space="0" w:color="auto"/>
      </w:divBdr>
    </w:div>
    <w:div w:id="2063551838">
      <w:bodyDiv w:val="1"/>
      <w:marLeft w:val="0"/>
      <w:marRight w:val="0"/>
      <w:marTop w:val="0"/>
      <w:marBottom w:val="0"/>
      <w:divBdr>
        <w:top w:val="none" w:sz="0" w:space="0" w:color="auto"/>
        <w:left w:val="none" w:sz="0" w:space="0" w:color="auto"/>
        <w:bottom w:val="none" w:sz="0" w:space="0" w:color="auto"/>
        <w:right w:val="none" w:sz="0" w:space="0" w:color="auto"/>
      </w:divBdr>
    </w:div>
    <w:div w:id="2111464814">
      <w:bodyDiv w:val="1"/>
      <w:marLeft w:val="0"/>
      <w:marRight w:val="0"/>
      <w:marTop w:val="0"/>
      <w:marBottom w:val="0"/>
      <w:divBdr>
        <w:top w:val="none" w:sz="0" w:space="0" w:color="auto"/>
        <w:left w:val="none" w:sz="0" w:space="0" w:color="auto"/>
        <w:bottom w:val="none" w:sz="0" w:space="0" w:color="auto"/>
        <w:right w:val="none" w:sz="0" w:space="0" w:color="auto"/>
      </w:divBdr>
    </w:div>
    <w:div w:id="2119711863">
      <w:bodyDiv w:val="1"/>
      <w:marLeft w:val="0"/>
      <w:marRight w:val="0"/>
      <w:marTop w:val="0"/>
      <w:marBottom w:val="0"/>
      <w:divBdr>
        <w:top w:val="none" w:sz="0" w:space="0" w:color="auto"/>
        <w:left w:val="none" w:sz="0" w:space="0" w:color="auto"/>
        <w:bottom w:val="none" w:sz="0" w:space="0" w:color="auto"/>
        <w:right w:val="none" w:sz="0" w:space="0" w:color="auto"/>
      </w:divBdr>
    </w:div>
    <w:div w:id="2135976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Fow99</b:Tag>
    <b:SourceType>Report</b:SourceType>
    <b:Guid>{4F7F866D-4A8B-450C-B5FC-5567A95EE10A}</b:Guid>
    <b:Title>Improving Style in Students' Written Compositions.</b:Title>
    <b:Year>1999</b:Year>
    <b:Author>
      <b:Author>
        <b:NameList>
          <b:Person>
            <b:Last>Fowler</b:Last>
            <b:First>Elaine</b:First>
            <b:Middle>Danielson</b:Middle>
          </b:Person>
        </b:NameList>
      </b:Author>
    </b:Author>
    <b:RefOrder>4</b:RefOrder>
  </b:Source>
  <b:Source>
    <b:Tag>San20</b:Tag>
    <b:SourceType>JournalArticle</b:SourceType>
    <b:Guid>{2065F8F0-167B-4C72-8716-61751EA8750B}</b:Guid>
    <b:Title>Context based text-generation using lstm networks</b:Title>
    <b:Year>2020</b:Year>
    <b:Author>
      <b:Author>
        <b:NameList>
          <b:Person>
            <b:Last>Santhanam</b:Last>
            <b:First>S.</b:First>
          </b:Person>
        </b:NameList>
      </b:Author>
    </b:Author>
    <b:JournalName>arXiv preprint</b:JournalName>
    <b:Volume>arXiv:2005.00048</b:Volume>
    <b:RefOrder>5</b:RefOrder>
  </b:Source>
  <b:Source>
    <b:Tag>Wik21</b:Tag>
    <b:SourceType>ElectronicSource</b:SourceType>
    <b:Guid>{18543064-BBF7-4F5B-9113-D345AFD530D8}</b:Guid>
    <b:Title>Long short-term memory</b:Title>
    <b:Year>2021</b:Year>
    <b:Author>
      <b:Author>
        <b:NameList>
          <b:Person>
            <b:Last>Wikipedia</b:Last>
          </b:Person>
        </b:NameList>
      </b:Author>
    </b:Author>
    <b:RefOrder>6</b:RefOrder>
  </b:Source>
  <b:Source>
    <b:Tag>Hug</b:Tag>
    <b:SourceType>Misc</b:SourceType>
    <b:Guid>{27E8C686-B492-44AC-8CDF-2B13B8A5CF2F}</b:Guid>
    <b:Title>gpt2</b:Title>
    <b:Author>
      <b:Author>
        <b:Corporate>HuggingFace</b:Corporate>
      </b:Author>
    </b:Author>
    <b:Publisher>https://huggingface.co/gpt2?text=A+long+time+ago%2C</b:Publisher>
    <b:RefOrder>11</b:RefOrder>
  </b:Source>
  <b:Source>
    <b:Tag>Chr</b:Tag>
    <b:SourceType>Misc</b:SourceType>
    <b:Guid>{376ED15B-FB9B-4BA3-9B1E-C44E75B2A9C6}</b:Guid>
    <b:Title>Donal Trump Rally Speeches</b:Title>
    <b:Author>
      <b:Author>
        <b:NameList>
          <b:Person>
            <b:Last>Lillelund</b:Last>
            <b:First>Christian</b:First>
          </b:Person>
        </b:NameList>
      </b:Author>
    </b:Author>
    <b:Publisher>Kaggle</b:Publisher>
    <b:RefOrder>17</b:RefOrder>
  </b:Source>
  <b:Source>
    <b:Tag>LiJ18</b:Tag>
    <b:SourceType>BookSection</b:SourceType>
    <b:Guid>{52E72720-BBB6-4538-825E-50174BD2C1CC}</b:Guid>
    <b:Author>
      <b:Author>
        <b:NameList>
          <b:Person>
            <b:Last>LI</b:Last>
            <b:First>Juncen</b:First>
          </b:Person>
          <b:Person>
            <b:Last>Jia</b:Last>
            <b:First>Robin</b:First>
          </b:Person>
          <b:Person>
            <b:Last>Liang</b:Last>
            <b:First>Percy</b:First>
          </b:Person>
        </b:NameList>
      </b:Author>
    </b:Author>
    <b:Title>Delete, Retrieve, Generate: a Simple Approach to Sentiment and Style Transfer</b:Title>
    <b:JournalName>Proceedings of the 2018 Conference of the North American Chapter of the Association for Computational Linguistics: Human Language Technologies, Volume 1 (Long Papers)</b:JournalName>
    <b:Year>2018</b:Year>
    <b:Pages>1865-1874</b:Pages>
    <b:City>New Orleans, Louisiana</b:City>
    <b:Publisher>Association for Computational Linguistics</b:Publisher>
    <b:BookTitle>Proceedings of the 2018 Conference of the North {A}merican Chapter of the Association for Computational Linguistics: Human Language Technologies, Volume 1 (Long Papers)</b:BookTitle>
    <b:RefOrder>14</b:RefOrder>
  </b:Source>
  <b:Source>
    <b:Tag>AVa17</b:Tag>
    <b:SourceType>JournalArticle</b:SourceType>
    <b:Guid>{45A9DE51-9622-42C7-ABEA-0A46F0A126D8}</b:Guid>
    <b:Author>
      <b:Author>
        <b:NameList>
          <b:Person>
            <b:Last>Vaswani</b:Last>
            <b:First>A.</b:First>
          </b:Person>
          <b:Person>
            <b:Last>Shazee</b:Last>
            <b:First>N.</b:First>
          </b:Person>
          <b:Person>
            <b:Last>Parmar</b:Last>
            <b:First>N.</b:First>
          </b:Person>
          <b:Person>
            <b:Last>Uszkoreit</b:Last>
            <b:First>J.</b:First>
          </b:Person>
          <b:Person>
            <b:Last>Jones</b:Last>
            <b:First>L.</b:First>
          </b:Person>
          <b:Person>
            <b:Last>Gomez</b:Last>
            <b:First>A.</b:First>
            <b:Middle>N.</b:Middle>
          </b:Person>
          <b:Person>
            <b:Last>Kaiser</b:Last>
            <b:First>Ł.</b:First>
          </b:Person>
          <b:Person>
            <b:Last>Polosukhin</b:Last>
            <b:First>I.</b:First>
          </b:Person>
        </b:NameList>
      </b:Author>
    </b:Author>
    <b:Title>Attention is all you need</b:Title>
    <b:JournalName>Advances in Neural Information Processing Systems</b:JournalName>
    <b:Year>2017</b:Year>
    <b:Pages>6000-6010</b:Pages>
    <b:RefOrder>8</b:RefOrder>
  </b:Source>
  <b:Source>
    <b:Tag>Ade20</b:Tag>
    <b:SourceType>JournalArticle</b:SourceType>
    <b:Guid>{9DBB9DCA-657B-4845-9A56-B5B39900CD77}</b:Guid>
    <b:Author>
      <b:Author>
        <b:NameList>
          <b:Person>
            <b:Last>Adelani</b:Last>
            <b:First>David</b:First>
            <b:Middle>Ifeoluwa</b:Middle>
          </b:Person>
          <b:Person>
            <b:Last>Mai</b:Last>
            <b:First>Haotian</b:First>
          </b:Person>
          <b:Person>
            <b:Last>Fang</b:Last>
            <b:First>Fuming</b:First>
          </b:Person>
          <b:Person>
            <b:Last>Nguyen</b:Last>
            <b:First>Huy</b:First>
            <b:Middle>H.</b:Middle>
          </b:Person>
          <b:Person>
            <b:Last>Yamagishi</b:Last>
            <b:First>Junichi</b:First>
          </b:Person>
          <b:Person>
            <b:Last>Echizen</b:Last>
            <b:First>Isao</b:First>
          </b:Person>
        </b:NameList>
      </b:Author>
    </b:Author>
    <b:Title>Generating Sentiment-Preserving Fake Online Reviews Using Neural Language Models and Their Human- and Machine-based Detection.</b:Title>
    <b:JournalName>AINA</b:JournalName>
    <b:Year>2020</b:Year>
    <b:RefOrder>3</b:RefOrder>
  </b:Source>
  <b:Source>
    <b:Tag>Ari20</b:Tag>
    <b:SourceType>JournalArticle</b:SourceType>
    <b:Guid>{E4B440B1-001B-4AB6-84FE-DB4EF7E99CF7}</b:Guid>
    <b:Title>The Curious Case of Neural Text Degeneration</b:Title>
    <b:JournalName>arXiv</b:JournalName>
    <b:Year>2020</b:Year>
    <b:Author>
      <b:Author>
        <b:NameList>
          <b:Person>
            <b:Last>Choi</b:Last>
            <b:First>Ari</b:First>
            <b:Middle>Holtzman</b:Middle>
          </b:Person>
          <b:Person>
            <b:Last>Buys</b:Last>
            <b:First>Jan</b:First>
          </b:Person>
          <b:Person>
            <b:Last>Du</b:Last>
            <b:First>Li</b:First>
          </b:Person>
          <b:Person>
            <b:Last>Forbes</b:Last>
            <b:First>Maxwell</b:First>
          </b:Person>
          <b:Person>
            <b:Last>Yejin</b:Last>
          </b:Person>
        </b:NameList>
      </b:Author>
    </b:Author>
    <b:RefOrder>10</b:RefOrder>
  </b:Source>
  <b:Source>
    <b:Tag>Shu20</b:Tag>
    <b:SourceType>JournalArticle</b:SourceType>
    <b:Guid>{DD8CBDA9-B753-4E0D-BDC0-F8C5A98D460F}</b:Guid>
    <b:Title>Data-to-Text Generation with Style Imitation</b:Title>
    <b:Year>2020</b:Year>
    <b:Author>
      <b:Author>
        <b:NameList>
          <b:Person>
            <b:Last>Hu</b:Last>
            <b:First>Shuai</b:First>
            <b:Middle>Lin</b:Middle>
          </b:Person>
          <b:Person>
            <b:Last>Wang</b:Last>
            <b:First>Wentao</b:First>
          </b:Person>
          <b:Person>
            <b:Last>Yang</b:Last>
            <b:First>Zichao</b:First>
          </b:Person>
          <b:Person>
            <b:Last>Liang</b:Last>
            <b:First>Xiaodan</b:First>
          </b:Person>
          <b:Person>
            <b:Last>Xu</b:Last>
            <b:First>Frank</b:First>
            <b:Middle>F.</b:Middle>
          </b:Person>
          <b:Person>
            <b:Last>Xing</b:Last>
            <b:First>Eric</b:First>
          </b:Person>
          <b:Person>
            <b:Last>Zhiting</b:Last>
          </b:Person>
        </b:NameList>
      </b:Author>
    </b:Author>
    <b:JournalName>arXiv</b:JournalName>
    <b:RefOrder>13</b:RefOrder>
  </b:Source>
  <b:Source>
    <b:Tag>Jan20</b:Tag>
    <b:SourceType>JournalArticle</b:SourceType>
    <b:Guid>{22F73E27-336D-4684-97D5-A8F691E7E8AF}</b:Guid>
    <b:Title>Bi-LSTM Model to Increase Accuracy in Text Classification: Combining Word2vec CNN and Attention Mechanism.</b:Title>
    <b:Year>2020</b:Year>
    <b:Author>
      <b:Author>
        <b:NameList>
          <b:Person>
            <b:Last>Jang</b:Last>
            <b:First>B</b:First>
          </b:Person>
          <b:Person>
            <b:Last>Kim</b:Last>
            <b:First>M</b:First>
          </b:Person>
          <b:Person>
            <b:Last>Harerimana</b:Last>
            <b:First>G</b:First>
          </b:Person>
          <b:Person>
            <b:Last>Kang</b:Last>
            <b:First>S-u</b:First>
          </b:Person>
          <b:Person>
            <b:Last>Kim</b:Last>
            <b:First>JW</b:First>
          </b:Person>
        </b:NameList>
      </b:Author>
    </b:Author>
    <b:JournalName>Applied Sciences</b:JournalName>
    <b:Volume>10(17):5841</b:Volume>
    <b:RefOrder>7</b:RefOrder>
  </b:Source>
  <b:Source>
    <b:Tag>DiJ21</b:Tag>
    <b:SourceType>JournalArticle</b:SourceType>
    <b:Guid>{88B654FF-2C19-458F-B786-453B9159DA8E}</b:Guid>
    <b:Title>Deep Learning for Text Style Transfer: A Survey</b:Title>
    <b:Year>2021</b:Year>
    <b:Author>
      <b:Author>
        <b:NameList>
          <b:Person>
            <b:Last>Mihalcea</b:Last>
            <b:First>Di</b:First>
            <b:Middle>Jin</b:Middle>
          </b:Person>
          <b:Person>
            <b:Last>Jin</b:Last>
            <b:First>Zhijing</b:First>
          </b:Person>
          <b:Person>
            <b:Last>Hu</b:Last>
            <b:First>Zhiting</b:First>
          </b:Person>
          <b:Person>
            <b:Last>Vechtomova</b:Last>
            <b:First>Olga</b:First>
          </b:Person>
          <b:Person>
            <b:Last>Rada</b:Last>
          </b:Person>
        </b:NameList>
      </b:Author>
    </b:Author>
    <b:JournalName>arXiv</b:JournalName>
    <b:RefOrder>12</b:RefOrder>
  </b:Source>
  <b:Source>
    <b:Tag>Pap02</b:Tag>
    <b:SourceType>BookSection</b:SourceType>
    <b:Guid>{E2EB81BA-964B-4975-AF49-637FA9F40030}</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b:Title>
    <b:BookTitle>Proceedings of the 40th Annual Meeting of the Association for Computational Linguistics</b:BookTitle>
    <b:Year>2002</b:Year>
    <b:Pages>311-318</b:Pages>
    <b:City>Philadelphia, Pennsylvania, USA</b:City>
    <b:Publisher>Association for Computational Linguistics</b:Publisher>
    <b:RefOrder>15</b:RefOrder>
  </b:Source>
  <b:Source>
    <b:Tag>Rad18</b:Tag>
    <b:SourceType>JournalArticle</b:SourceType>
    <b:Guid>{82541E7E-8E2D-4E3E-AB99-08818A11BD4F}</b:Guid>
    <b:Author>
      <b:Author>
        <b:NameList>
          <b:Person>
            <b:Last>Radford</b:Last>
            <b:First>A</b:First>
          </b:Person>
          <b:Person>
            <b:Last>Narasimhan</b:Last>
            <b:First>K</b:First>
          </b:Person>
        </b:NameList>
      </b:Author>
    </b:Author>
    <b:Title>Improving Language Understanding by Generative Pre-Training.</b:Title>
    <b:Year>2018</b:Year>
    <b:RefOrder>9</b:RefOrder>
  </b:Source>
  <b:Source>
    <b:Tag>Rad19</b:Tag>
    <b:SourceType>JournalArticle</b:SourceType>
    <b:Guid>{E1BAF716-6594-4D43-83E5-9E1C9F6A5007}</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Year>2019</b:Year>
    <b:RefOrder>2</b:RefOrder>
  </b:Source>
  <b:Source>
    <b:Tag>SLu18</b:Tag>
    <b:SourceType>JournalArticle</b:SourceType>
    <b:Guid>{5EB1277E-FA86-4964-8AC2-4BE65028699E}</b:Guid>
    <b:Author>
      <b:Author>
        <b:NameList>
          <b:Person>
            <b:Last>Lu</b:Last>
            <b:First>S</b:First>
          </b:Person>
          <b:Person>
            <b:Last>Zhu</b:Last>
            <b:First>Y</b:First>
          </b:Person>
          <b:Person>
            <b:Last>Zhang</b:Last>
            <b:First>W</b:First>
          </b:Person>
          <b:Person>
            <b:Last>Wang</b:Last>
            <b:First>J</b:First>
          </b:Person>
          <b:Person>
            <b:Last>Yu</b:Last>
            <b:First>Y</b:First>
          </b:Person>
        </b:NameList>
      </b:Author>
    </b:Author>
    <b:Title>Neural text generation: Past, present and beyond</b:Title>
    <b:JournalName>CoRR</b:JournalName>
    <b:Year>2018</b:Year>
    <b:Volume>abs/1803.07133</b:Volume>
    <b:RefOrder>1</b:RefOrder>
  </b:Source>
  <b:Source>
    <b:Tag>yu2017seqgan</b:Tag>
    <b:SourceType>Misc</b:SourceType>
    <b:Guid>{436FF4EE-C8F1-403C-8179-13D0328D5600}</b:Guid>
    <b:Author>
      <b:Author>
        <b:NameList>
          <b:Person>
            <b:Last>Yu</b:Last>
            <b:First>Lantao</b:First>
            <b:Middle>Yu</b:Middle>
          </b:Person>
          <b:Person>
            <b:Last>Zhang</b:Last>
            <b:First>Weinan</b:First>
          </b:Person>
          <b:Person>
            <b:Last>Wang</b:Last>
            <b:First>Jun</b:First>
          </b:Person>
          <b:Person>
            <b:Last>Yong</b:Last>
          </b:Person>
        </b:NameList>
      </b:Author>
    </b:Author>
    <b:Title>SeqGAN: Sequence Generative Adversarial Nets with Policy Gradient</b:Title>
    <b:Year>2017</b:Year>
    <b:RefOrder>16</b:RefOrder>
  </b:Source>
</b:Sources>
</file>

<file path=customXml/itemProps1.xml><?xml version="1.0" encoding="utf-8"?>
<ds:datastoreItem xmlns:ds="http://schemas.openxmlformats.org/officeDocument/2006/customXml" ds:itemID="{4E17F6DF-45BF-46B7-8EF0-6DD247B8C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6034</TotalTime>
  <Pages>15</Pages>
  <Words>5017</Words>
  <Characters>28597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Martynas Lukosevicius</dc:creator>
  <cp:keywords/>
  <dc:description/>
  <cp:lastModifiedBy>Martynas Lukosevicius</cp:lastModifiedBy>
  <cp:revision>26</cp:revision>
  <dcterms:created xsi:type="dcterms:W3CDTF">2021-12-16T20:27:00Z</dcterms:created>
  <dcterms:modified xsi:type="dcterms:W3CDTF">2022-01-04T00:39:00Z</dcterms:modified>
</cp:coreProperties>
</file>